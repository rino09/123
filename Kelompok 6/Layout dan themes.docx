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2C3" w:rsidRDefault="000402C3" w:rsidP="000402C3">
      <w:pPr>
        <w:spacing w:after="252" w:line="240" w:lineRule="auto"/>
        <w:jc w:val="center"/>
        <w:outlineLvl w:val="0"/>
        <w:rPr>
          <w:rFonts w:ascii="Times New Roman" w:eastAsia="Times New Roman" w:hAnsi="Times New Roman" w:cs="Times New Roman"/>
          <w:b/>
          <w:bCs/>
          <w:kern w:val="36"/>
          <w:sz w:val="28"/>
          <w:szCs w:val="48"/>
        </w:rPr>
      </w:pPr>
      <w:r>
        <w:rPr>
          <w:rFonts w:ascii="Times New Roman" w:eastAsia="Times New Roman" w:hAnsi="Times New Roman" w:cs="Times New Roman"/>
          <w:b/>
          <w:bCs/>
          <w:kern w:val="36"/>
          <w:sz w:val="28"/>
          <w:szCs w:val="48"/>
        </w:rPr>
        <w:t>MAKALAH PAKET PROGRAM NIAGA</w:t>
      </w:r>
    </w:p>
    <w:p w:rsidR="000402C3" w:rsidRDefault="000402C3" w:rsidP="000402C3">
      <w:pPr>
        <w:spacing w:after="252" w:line="240" w:lineRule="auto"/>
        <w:jc w:val="center"/>
        <w:outlineLvl w:val="0"/>
        <w:rPr>
          <w:rFonts w:ascii="Times New Roman" w:eastAsia="Times New Roman" w:hAnsi="Times New Roman" w:cs="Times New Roman"/>
          <w:b/>
          <w:bCs/>
          <w:kern w:val="36"/>
          <w:sz w:val="24"/>
          <w:szCs w:val="48"/>
        </w:rPr>
      </w:pPr>
      <w:r>
        <w:rPr>
          <w:rFonts w:ascii="Times New Roman" w:eastAsia="Times New Roman" w:hAnsi="Times New Roman" w:cs="Times New Roman"/>
          <w:b/>
          <w:bCs/>
          <w:noProof/>
          <w:kern w:val="36"/>
          <w:sz w:val="24"/>
          <w:szCs w:val="48"/>
        </w:rPr>
        <w:drawing>
          <wp:inline distT="0" distB="0" distL="0" distR="0">
            <wp:extent cx="2609850" cy="2609850"/>
            <wp:effectExtent l="19050" t="0" r="0" b="0"/>
            <wp:docPr id="18" name="Picture 17" descr="logo_universitas_raha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versitas_raharja.png"/>
                    <pic:cNvPicPr/>
                  </pic:nvPicPr>
                  <pic:blipFill>
                    <a:blip r:embed="rId5" cstate="print"/>
                    <a:stretch>
                      <a:fillRect/>
                    </a:stretch>
                  </pic:blipFill>
                  <pic:spPr>
                    <a:xfrm>
                      <a:off x="0" y="0"/>
                      <a:ext cx="2609682" cy="2609682"/>
                    </a:xfrm>
                    <a:prstGeom prst="rect">
                      <a:avLst/>
                    </a:prstGeom>
                  </pic:spPr>
                </pic:pic>
              </a:graphicData>
            </a:graphic>
          </wp:inline>
        </w:drawing>
      </w:r>
    </w:p>
    <w:p w:rsidR="00553C15" w:rsidRPr="00553C15" w:rsidRDefault="00553C15" w:rsidP="000402C3">
      <w:pPr>
        <w:spacing w:after="252" w:line="240" w:lineRule="auto"/>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rPr>
        <w:t>Disusun oleh:</w:t>
      </w:r>
    </w:p>
    <w:p w:rsidR="00000000" w:rsidRPr="00553C15" w:rsidRDefault="00553C15" w:rsidP="00553C15">
      <w:pPr>
        <w:pStyle w:val="ListParagraph"/>
        <w:numPr>
          <w:ilvl w:val="0"/>
          <w:numId w:val="7"/>
        </w:numPr>
        <w:spacing w:after="252"/>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lang w:val="id-ID"/>
        </w:rPr>
        <w:t>R</w:t>
      </w:r>
      <w:r w:rsidRPr="00553C15">
        <w:rPr>
          <w:rFonts w:ascii="Times New Roman" w:eastAsia="Times New Roman" w:hAnsi="Times New Roman" w:cs="Times New Roman"/>
          <w:bCs/>
          <w:kern w:val="36"/>
          <w:sz w:val="24"/>
          <w:szCs w:val="48"/>
        </w:rPr>
        <w:t>ino</w:t>
      </w:r>
      <w:r w:rsidRPr="00553C15">
        <w:rPr>
          <w:rFonts w:ascii="Times New Roman" w:eastAsia="Times New Roman" w:hAnsi="Times New Roman" w:cs="Times New Roman"/>
          <w:bCs/>
          <w:kern w:val="36"/>
          <w:sz w:val="24"/>
          <w:szCs w:val="48"/>
          <w:lang w:val="id-ID"/>
        </w:rPr>
        <w:t xml:space="preserve"> K</w:t>
      </w:r>
      <w:r w:rsidRPr="00553C15">
        <w:rPr>
          <w:rFonts w:ascii="Times New Roman" w:eastAsia="Times New Roman" w:hAnsi="Times New Roman" w:cs="Times New Roman"/>
          <w:bCs/>
          <w:kern w:val="36"/>
          <w:sz w:val="24"/>
          <w:szCs w:val="48"/>
        </w:rPr>
        <w:t>urniawa</w:t>
      </w:r>
      <w:r w:rsidRPr="00553C15">
        <w:rPr>
          <w:rFonts w:ascii="Times New Roman" w:eastAsia="Times New Roman" w:hAnsi="Times New Roman" w:cs="Times New Roman"/>
          <w:bCs/>
          <w:kern w:val="36"/>
          <w:sz w:val="24"/>
          <w:szCs w:val="48"/>
          <w:lang w:val="id-ID"/>
        </w:rPr>
        <w:t>n</w:t>
      </w:r>
      <w:r w:rsidRPr="00553C15">
        <w:rPr>
          <w:rFonts w:ascii="Times New Roman" w:eastAsia="Times New Roman" w:hAnsi="Times New Roman" w:cs="Times New Roman"/>
          <w:bCs/>
          <w:kern w:val="36"/>
          <w:sz w:val="24"/>
          <w:szCs w:val="48"/>
        </w:rPr>
        <w:t>.</w:t>
      </w:r>
      <w:r w:rsidR="00D45F1E" w:rsidRPr="00553C15">
        <w:rPr>
          <w:rFonts w:ascii="Times New Roman" w:eastAsia="Times New Roman" w:hAnsi="Times New Roman" w:cs="Times New Roman"/>
          <w:bCs/>
          <w:kern w:val="36"/>
          <w:sz w:val="24"/>
          <w:szCs w:val="48"/>
          <w:lang w:val="id-ID"/>
        </w:rPr>
        <w:t xml:space="preserve"> S (1931327466)</w:t>
      </w:r>
    </w:p>
    <w:p w:rsidR="00000000" w:rsidRPr="00553C15" w:rsidRDefault="00553C15" w:rsidP="00553C15">
      <w:pPr>
        <w:pStyle w:val="ListParagraph"/>
        <w:numPr>
          <w:ilvl w:val="0"/>
          <w:numId w:val="7"/>
        </w:numPr>
        <w:spacing w:after="252"/>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lang w:val="id-ID"/>
        </w:rPr>
        <w:t>S</w:t>
      </w:r>
      <w:r w:rsidRPr="00553C15">
        <w:rPr>
          <w:rFonts w:ascii="Times New Roman" w:eastAsia="Times New Roman" w:hAnsi="Times New Roman" w:cs="Times New Roman"/>
          <w:bCs/>
          <w:kern w:val="36"/>
          <w:sz w:val="24"/>
          <w:szCs w:val="48"/>
        </w:rPr>
        <w:t>unarsih</w:t>
      </w:r>
      <w:r w:rsidR="00D45F1E" w:rsidRPr="00553C15">
        <w:rPr>
          <w:rFonts w:ascii="Times New Roman" w:eastAsia="Times New Roman" w:hAnsi="Times New Roman" w:cs="Times New Roman"/>
          <w:bCs/>
          <w:kern w:val="36"/>
          <w:sz w:val="24"/>
          <w:szCs w:val="48"/>
          <w:lang w:val="id-ID"/>
        </w:rPr>
        <w:t xml:space="preserve">  (1911423400)</w:t>
      </w:r>
    </w:p>
    <w:p w:rsidR="00000000" w:rsidRPr="00553C15" w:rsidRDefault="00553C15" w:rsidP="00553C15">
      <w:pPr>
        <w:pStyle w:val="ListParagraph"/>
        <w:numPr>
          <w:ilvl w:val="0"/>
          <w:numId w:val="7"/>
        </w:numPr>
        <w:spacing w:after="252"/>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lang w:val="id-ID"/>
        </w:rPr>
        <w:t>K</w:t>
      </w:r>
      <w:r w:rsidRPr="00553C15">
        <w:rPr>
          <w:rFonts w:ascii="Times New Roman" w:eastAsia="Times New Roman" w:hAnsi="Times New Roman" w:cs="Times New Roman"/>
          <w:bCs/>
          <w:kern w:val="36"/>
          <w:sz w:val="24"/>
          <w:szCs w:val="48"/>
        </w:rPr>
        <w:t>adek Krisna</w:t>
      </w:r>
      <w:r w:rsidRPr="00553C15">
        <w:rPr>
          <w:rFonts w:ascii="Times New Roman" w:eastAsia="Times New Roman" w:hAnsi="Times New Roman" w:cs="Times New Roman"/>
          <w:bCs/>
          <w:kern w:val="36"/>
          <w:sz w:val="24"/>
          <w:szCs w:val="48"/>
          <w:lang w:val="id-ID"/>
        </w:rPr>
        <w:t>.</w:t>
      </w:r>
      <w:r w:rsidR="00D45F1E" w:rsidRPr="00553C15">
        <w:rPr>
          <w:rFonts w:ascii="Times New Roman" w:eastAsia="Times New Roman" w:hAnsi="Times New Roman" w:cs="Times New Roman"/>
          <w:bCs/>
          <w:kern w:val="36"/>
          <w:sz w:val="24"/>
          <w:szCs w:val="48"/>
          <w:lang w:val="id-ID"/>
        </w:rPr>
        <w:t xml:space="preserve">A </w:t>
      </w:r>
      <w:r w:rsidR="00D45F1E" w:rsidRPr="00553C15">
        <w:rPr>
          <w:rFonts w:ascii="Times New Roman" w:eastAsia="Times New Roman" w:hAnsi="Times New Roman" w:cs="Times New Roman"/>
          <w:bCs/>
          <w:kern w:val="36"/>
          <w:sz w:val="24"/>
          <w:szCs w:val="48"/>
          <w:lang w:val="id-ID"/>
        </w:rPr>
        <w:t>(1922323433)</w:t>
      </w:r>
    </w:p>
    <w:p w:rsidR="00000000" w:rsidRPr="00553C15" w:rsidRDefault="00553C15" w:rsidP="00553C15">
      <w:pPr>
        <w:pStyle w:val="ListParagraph"/>
        <w:numPr>
          <w:ilvl w:val="0"/>
          <w:numId w:val="7"/>
        </w:numPr>
        <w:spacing w:after="252"/>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lang w:val="id-ID"/>
        </w:rPr>
        <w:t>P</w:t>
      </w:r>
      <w:r w:rsidRPr="00553C15">
        <w:rPr>
          <w:rFonts w:ascii="Times New Roman" w:eastAsia="Times New Roman" w:hAnsi="Times New Roman" w:cs="Times New Roman"/>
          <w:bCs/>
          <w:kern w:val="36"/>
          <w:sz w:val="24"/>
          <w:szCs w:val="48"/>
        </w:rPr>
        <w:t>utri Mulia</w:t>
      </w:r>
      <w:r w:rsidRPr="00553C15">
        <w:rPr>
          <w:rFonts w:ascii="Times New Roman" w:eastAsia="Times New Roman" w:hAnsi="Times New Roman" w:cs="Times New Roman"/>
          <w:bCs/>
          <w:kern w:val="36"/>
          <w:sz w:val="24"/>
          <w:szCs w:val="48"/>
          <w:lang w:val="id-ID"/>
        </w:rPr>
        <w:t>.</w:t>
      </w:r>
      <w:r w:rsidR="00D45F1E" w:rsidRPr="00553C15">
        <w:rPr>
          <w:rFonts w:ascii="Times New Roman" w:eastAsia="Times New Roman" w:hAnsi="Times New Roman" w:cs="Times New Roman"/>
          <w:bCs/>
          <w:kern w:val="36"/>
          <w:sz w:val="24"/>
          <w:szCs w:val="48"/>
          <w:lang w:val="id-ID"/>
        </w:rPr>
        <w:t>Y (1914426808)</w:t>
      </w:r>
    </w:p>
    <w:p w:rsidR="00000000" w:rsidRPr="00553C15" w:rsidRDefault="00553C15" w:rsidP="00553C15">
      <w:pPr>
        <w:pStyle w:val="ListParagraph"/>
        <w:numPr>
          <w:ilvl w:val="0"/>
          <w:numId w:val="7"/>
        </w:numPr>
        <w:spacing w:after="252"/>
        <w:jc w:val="center"/>
        <w:outlineLvl w:val="0"/>
        <w:rPr>
          <w:rFonts w:ascii="Times New Roman" w:eastAsia="Times New Roman" w:hAnsi="Times New Roman" w:cs="Times New Roman"/>
          <w:bCs/>
          <w:kern w:val="36"/>
          <w:sz w:val="24"/>
          <w:szCs w:val="48"/>
        </w:rPr>
      </w:pPr>
      <w:r w:rsidRPr="00553C15">
        <w:rPr>
          <w:rFonts w:ascii="Times New Roman" w:eastAsia="Times New Roman" w:hAnsi="Times New Roman" w:cs="Times New Roman"/>
          <w:bCs/>
          <w:kern w:val="36"/>
          <w:sz w:val="24"/>
          <w:szCs w:val="48"/>
          <w:lang w:val="id-ID"/>
        </w:rPr>
        <w:t>B</w:t>
      </w:r>
      <w:r w:rsidRPr="00553C15">
        <w:rPr>
          <w:rFonts w:ascii="Times New Roman" w:eastAsia="Times New Roman" w:hAnsi="Times New Roman" w:cs="Times New Roman"/>
          <w:bCs/>
          <w:kern w:val="36"/>
          <w:sz w:val="24"/>
          <w:szCs w:val="48"/>
        </w:rPr>
        <w:t>rian Yohanes</w:t>
      </w:r>
      <w:r w:rsidRPr="00553C15">
        <w:rPr>
          <w:rFonts w:ascii="Times New Roman" w:eastAsia="Times New Roman" w:hAnsi="Times New Roman" w:cs="Times New Roman"/>
          <w:bCs/>
          <w:kern w:val="36"/>
          <w:sz w:val="24"/>
          <w:szCs w:val="48"/>
          <w:lang w:val="id-ID"/>
        </w:rPr>
        <w:t>.</w:t>
      </w:r>
      <w:r w:rsidR="00D45F1E" w:rsidRPr="00553C15">
        <w:rPr>
          <w:rFonts w:ascii="Times New Roman" w:eastAsia="Times New Roman" w:hAnsi="Times New Roman" w:cs="Times New Roman"/>
          <w:bCs/>
          <w:kern w:val="36"/>
          <w:sz w:val="24"/>
          <w:szCs w:val="48"/>
          <w:lang w:val="id-ID"/>
        </w:rPr>
        <w:t>S (1911426818)</w:t>
      </w:r>
    </w:p>
    <w:p w:rsidR="00553C15" w:rsidRPr="00553C15" w:rsidRDefault="00553C15" w:rsidP="00553C15">
      <w:pPr>
        <w:pStyle w:val="ListParagraph"/>
        <w:spacing w:after="252" w:line="240" w:lineRule="auto"/>
        <w:outlineLvl w:val="0"/>
        <w:rPr>
          <w:rFonts w:ascii="Times New Roman" w:eastAsia="Times New Roman" w:hAnsi="Times New Roman" w:cs="Times New Roman"/>
          <w:bCs/>
          <w:kern w:val="36"/>
          <w:sz w:val="24"/>
          <w:szCs w:val="48"/>
        </w:rPr>
      </w:pPr>
    </w:p>
    <w:p w:rsidR="000402C3" w:rsidRDefault="000402C3" w:rsidP="008E5DD7">
      <w:pPr>
        <w:spacing w:after="252" w:line="240" w:lineRule="auto"/>
        <w:outlineLvl w:val="0"/>
        <w:rPr>
          <w:rFonts w:ascii="Arial" w:eastAsia="Times New Roman" w:hAnsi="Arial" w:cs="Arial"/>
          <w:b/>
          <w:bCs/>
          <w:kern w:val="36"/>
          <w:sz w:val="48"/>
          <w:szCs w:val="48"/>
        </w:rPr>
      </w:pPr>
    </w:p>
    <w:p w:rsidR="000402C3" w:rsidRDefault="000402C3" w:rsidP="008E5DD7">
      <w:pPr>
        <w:spacing w:after="252" w:line="240" w:lineRule="auto"/>
        <w:outlineLvl w:val="0"/>
        <w:rPr>
          <w:rFonts w:ascii="Arial" w:eastAsia="Times New Roman" w:hAnsi="Arial" w:cs="Arial"/>
          <w:b/>
          <w:bCs/>
          <w:kern w:val="36"/>
          <w:sz w:val="48"/>
          <w:szCs w:val="48"/>
        </w:rPr>
      </w:pPr>
    </w:p>
    <w:p w:rsidR="00553C15" w:rsidRDefault="00553C15" w:rsidP="008E5DD7">
      <w:pPr>
        <w:spacing w:after="252" w:line="240" w:lineRule="auto"/>
        <w:outlineLvl w:val="0"/>
        <w:rPr>
          <w:rFonts w:ascii="Arial" w:eastAsia="Times New Roman" w:hAnsi="Arial" w:cs="Arial"/>
          <w:b/>
          <w:bCs/>
          <w:kern w:val="36"/>
          <w:sz w:val="48"/>
          <w:szCs w:val="48"/>
        </w:rPr>
      </w:pPr>
    </w:p>
    <w:p w:rsidR="00553C15" w:rsidRDefault="00553C15" w:rsidP="008E5DD7">
      <w:pPr>
        <w:spacing w:after="252" w:line="240" w:lineRule="auto"/>
        <w:outlineLvl w:val="0"/>
        <w:rPr>
          <w:rFonts w:ascii="Arial" w:eastAsia="Times New Roman" w:hAnsi="Arial" w:cs="Arial"/>
          <w:b/>
          <w:bCs/>
          <w:kern w:val="36"/>
          <w:sz w:val="48"/>
          <w:szCs w:val="48"/>
        </w:rPr>
      </w:pPr>
    </w:p>
    <w:p w:rsidR="00553C15" w:rsidRDefault="00553C15" w:rsidP="008E5DD7">
      <w:pPr>
        <w:spacing w:after="252" w:line="240" w:lineRule="auto"/>
        <w:outlineLvl w:val="0"/>
        <w:rPr>
          <w:rFonts w:ascii="Arial" w:eastAsia="Times New Roman" w:hAnsi="Arial" w:cs="Arial"/>
          <w:b/>
          <w:bCs/>
          <w:kern w:val="36"/>
          <w:sz w:val="48"/>
          <w:szCs w:val="48"/>
        </w:rPr>
      </w:pPr>
    </w:p>
    <w:p w:rsidR="00553C15" w:rsidRDefault="00553C15" w:rsidP="008E5DD7">
      <w:pPr>
        <w:spacing w:after="252" w:line="240" w:lineRule="auto"/>
        <w:outlineLvl w:val="0"/>
        <w:rPr>
          <w:rFonts w:ascii="Arial" w:eastAsia="Times New Roman" w:hAnsi="Arial" w:cs="Arial"/>
          <w:b/>
          <w:bCs/>
          <w:kern w:val="36"/>
          <w:sz w:val="48"/>
          <w:szCs w:val="48"/>
        </w:rPr>
      </w:pPr>
    </w:p>
    <w:p w:rsidR="004820A0" w:rsidRDefault="004820A0" w:rsidP="008E5DD7">
      <w:pPr>
        <w:spacing w:after="252" w:line="240" w:lineRule="auto"/>
        <w:outlineLvl w:val="0"/>
        <w:rPr>
          <w:rFonts w:ascii="Arial" w:eastAsia="Times New Roman" w:hAnsi="Arial" w:cs="Arial"/>
          <w:b/>
          <w:bCs/>
          <w:kern w:val="36"/>
          <w:sz w:val="48"/>
          <w:szCs w:val="48"/>
        </w:rPr>
      </w:pPr>
    </w:p>
    <w:p w:rsidR="000D1BE2" w:rsidRDefault="000D1BE2" w:rsidP="000D1BE2">
      <w:pPr>
        <w:pStyle w:val="ListParagraph"/>
        <w:spacing w:after="252" w:line="240" w:lineRule="auto"/>
        <w:ind w:left="644"/>
        <w:jc w:val="center"/>
        <w:outlineLvl w:val="0"/>
        <w:rPr>
          <w:rFonts w:ascii="Times New Roman" w:eastAsia="Times New Roman" w:hAnsi="Times New Roman" w:cs="Times New Roman"/>
          <w:b/>
          <w:bCs/>
          <w:kern w:val="36"/>
          <w:sz w:val="44"/>
          <w:szCs w:val="48"/>
        </w:rPr>
      </w:pPr>
      <w:r w:rsidRPr="000D1BE2">
        <w:rPr>
          <w:rFonts w:ascii="Times New Roman" w:eastAsia="Times New Roman" w:hAnsi="Times New Roman" w:cs="Times New Roman"/>
          <w:b/>
          <w:bCs/>
          <w:kern w:val="36"/>
          <w:sz w:val="44"/>
          <w:szCs w:val="48"/>
        </w:rPr>
        <w:lastRenderedPageBreak/>
        <w:t>L</w:t>
      </w:r>
      <w:r>
        <w:rPr>
          <w:rFonts w:ascii="Times New Roman" w:eastAsia="Times New Roman" w:hAnsi="Times New Roman" w:cs="Times New Roman"/>
          <w:b/>
          <w:bCs/>
          <w:kern w:val="36"/>
          <w:sz w:val="44"/>
          <w:szCs w:val="48"/>
        </w:rPr>
        <w:t>ayout dan T</w:t>
      </w:r>
      <w:r w:rsidRPr="000D1BE2">
        <w:rPr>
          <w:rFonts w:ascii="Times New Roman" w:eastAsia="Times New Roman" w:hAnsi="Times New Roman" w:cs="Times New Roman"/>
          <w:b/>
          <w:bCs/>
          <w:kern w:val="36"/>
          <w:sz w:val="44"/>
          <w:szCs w:val="48"/>
        </w:rPr>
        <w:t>hemes</w:t>
      </w:r>
    </w:p>
    <w:p w:rsidR="000D1BE2" w:rsidRPr="000D1BE2" w:rsidRDefault="000D1BE2" w:rsidP="000D1BE2">
      <w:pPr>
        <w:pStyle w:val="ListParagraph"/>
        <w:spacing w:after="252" w:line="240" w:lineRule="auto"/>
        <w:ind w:left="644"/>
        <w:jc w:val="center"/>
        <w:outlineLvl w:val="0"/>
        <w:rPr>
          <w:rFonts w:ascii="Times New Roman" w:eastAsia="Times New Roman" w:hAnsi="Times New Roman" w:cs="Times New Roman"/>
          <w:bCs/>
          <w:kern w:val="36"/>
          <w:sz w:val="24"/>
          <w:szCs w:val="48"/>
        </w:rPr>
      </w:pPr>
    </w:p>
    <w:p w:rsidR="004820A0" w:rsidRDefault="004820A0" w:rsidP="00B25765">
      <w:pPr>
        <w:pStyle w:val="ListParagraph"/>
        <w:numPr>
          <w:ilvl w:val="0"/>
          <w:numId w:val="9"/>
        </w:numPr>
        <w:spacing w:after="252" w:line="240" w:lineRule="auto"/>
        <w:outlineLvl w:val="0"/>
        <w:rPr>
          <w:rFonts w:ascii="Times New Roman" w:eastAsia="Times New Roman" w:hAnsi="Times New Roman" w:cs="Times New Roman"/>
          <w:bCs/>
          <w:kern w:val="36"/>
          <w:sz w:val="28"/>
          <w:szCs w:val="48"/>
        </w:rPr>
      </w:pPr>
      <w:r w:rsidRPr="004820A0">
        <w:rPr>
          <w:rFonts w:ascii="Times New Roman" w:eastAsia="Times New Roman" w:hAnsi="Times New Roman" w:cs="Times New Roman"/>
          <w:bCs/>
          <w:kern w:val="36"/>
          <w:sz w:val="28"/>
          <w:szCs w:val="48"/>
        </w:rPr>
        <w:t>Pengertian Layout</w:t>
      </w:r>
    </w:p>
    <w:p w:rsidR="004820A0" w:rsidRPr="004820A0" w:rsidRDefault="004820A0" w:rsidP="00B25765">
      <w:pPr>
        <w:spacing w:after="252" w:line="240" w:lineRule="auto"/>
        <w:ind w:left="360" w:firstLine="360"/>
        <w:jc w:val="both"/>
        <w:outlineLvl w:val="0"/>
        <w:rPr>
          <w:rFonts w:ascii="Times New Roman" w:eastAsia="Times New Roman" w:hAnsi="Times New Roman" w:cs="Times New Roman"/>
          <w:bCs/>
          <w:kern w:val="36"/>
          <w:sz w:val="28"/>
          <w:szCs w:val="48"/>
        </w:rPr>
      </w:pPr>
      <w:r w:rsidRPr="004820A0">
        <w:rPr>
          <w:rFonts w:ascii="Times New Roman" w:hAnsi="Times New Roman" w:cs="Times New Roman"/>
          <w:bCs/>
          <w:color w:val="222222"/>
          <w:shd w:val="clear" w:color="auto" w:fill="FFFFFF"/>
        </w:rPr>
        <w:t>Layout</w:t>
      </w:r>
      <w:r w:rsidRPr="004820A0">
        <w:rPr>
          <w:rFonts w:ascii="Times New Roman" w:hAnsi="Times New Roman" w:cs="Times New Roman"/>
          <w:color w:val="222222"/>
          <w:shd w:val="clear" w:color="auto" w:fill="FFFFFF"/>
        </w:rPr>
        <w:t> adalah</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kotak-kotak yang tersedia</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dalam </w:t>
      </w:r>
      <w:r w:rsidRPr="004820A0">
        <w:rPr>
          <w:rFonts w:ascii="Times New Roman" w:hAnsi="Times New Roman" w:cs="Times New Roman"/>
          <w:bCs/>
          <w:color w:val="222222"/>
          <w:shd w:val="clear" w:color="auto" w:fill="FFFFFF"/>
        </w:rPr>
        <w:t>power point</w:t>
      </w:r>
      <w:r w:rsidRPr="004820A0">
        <w:rPr>
          <w:rFonts w:ascii="Times New Roman" w:hAnsi="Times New Roman" w:cs="Times New Roman"/>
          <w:color w:val="222222"/>
          <w:shd w:val="clear" w:color="auto" w:fill="FFFFFF"/>
        </w:rPr>
        <w:t> yang dapat</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diisikan</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bahan</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presentasi,</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vide, dan</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objek</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lainnya.</w:t>
      </w:r>
      <w:r>
        <w:rPr>
          <w:rFonts w:ascii="Times New Roman" w:hAnsi="Times New Roman" w:cs="Times New Roman"/>
          <w:color w:val="222222"/>
          <w:shd w:val="clear" w:color="auto" w:fill="FFFFFF"/>
        </w:rPr>
        <w:t xml:space="preserve"> </w:t>
      </w:r>
      <w:r w:rsidRPr="004820A0">
        <w:rPr>
          <w:rFonts w:ascii="Times New Roman" w:hAnsi="Times New Roman" w:cs="Times New Roman"/>
          <w:bCs/>
          <w:color w:val="222222"/>
          <w:shd w:val="clear" w:color="auto" w:fill="FFFFFF"/>
        </w:rPr>
        <w:t>Layout</w:t>
      </w:r>
      <w:r w:rsidRPr="004820A0">
        <w:rPr>
          <w:rFonts w:ascii="Times New Roman" w:hAnsi="Times New Roman" w:cs="Times New Roman"/>
          <w:color w:val="222222"/>
          <w:shd w:val="clear" w:color="auto" w:fill="FFFFFF"/>
        </w:rPr>
        <w:t> juga sebagai</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pagar</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pembatas</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bahan</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presentasi</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supaya</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tampak</w:t>
      </w:r>
      <w:r>
        <w:rPr>
          <w:rFonts w:ascii="Times New Roman" w:hAnsi="Times New Roman" w:cs="Times New Roman"/>
          <w:color w:val="222222"/>
          <w:shd w:val="clear" w:color="auto" w:fill="FFFFFF"/>
        </w:rPr>
        <w:t xml:space="preserve"> </w:t>
      </w:r>
      <w:r w:rsidRPr="004820A0">
        <w:rPr>
          <w:rFonts w:ascii="Times New Roman" w:hAnsi="Times New Roman" w:cs="Times New Roman"/>
          <w:color w:val="222222"/>
          <w:shd w:val="clear" w:color="auto" w:fill="FFFFFF"/>
        </w:rPr>
        <w:t>rapi</w:t>
      </w:r>
      <w:r w:rsidRPr="004820A0">
        <w:rPr>
          <w:rFonts w:ascii="Arial" w:hAnsi="Arial" w:cs="Arial"/>
          <w:color w:val="222222"/>
          <w:shd w:val="clear" w:color="auto" w:fill="FFFFFF"/>
        </w:rPr>
        <w:t>.</w:t>
      </w:r>
    </w:p>
    <w:p w:rsidR="00B25765" w:rsidRDefault="004820A0" w:rsidP="00B25765">
      <w:pPr>
        <w:pStyle w:val="ListParagraph"/>
        <w:numPr>
          <w:ilvl w:val="0"/>
          <w:numId w:val="9"/>
        </w:numPr>
        <w:shd w:val="clear" w:color="auto" w:fill="FFFFFF"/>
        <w:spacing w:after="420" w:line="240" w:lineRule="auto"/>
        <w:jc w:val="both"/>
        <w:rPr>
          <w:rFonts w:ascii="Times New Roman" w:hAnsi="Times New Roman" w:cs="Times New Roman"/>
          <w:color w:val="222222"/>
          <w:sz w:val="28"/>
          <w:shd w:val="clear" w:color="auto" w:fill="FFFFFF"/>
        </w:rPr>
      </w:pPr>
      <w:r w:rsidRPr="004820A0">
        <w:rPr>
          <w:rFonts w:ascii="Times New Roman" w:hAnsi="Times New Roman" w:cs="Times New Roman"/>
          <w:color w:val="222222"/>
          <w:sz w:val="28"/>
          <w:shd w:val="clear" w:color="auto" w:fill="FFFFFF"/>
        </w:rPr>
        <w:t>Pengertian Themes</w:t>
      </w:r>
    </w:p>
    <w:p w:rsidR="000D1BE2" w:rsidRPr="000D1BE2" w:rsidRDefault="004820A0" w:rsidP="000D1BE2">
      <w:pPr>
        <w:shd w:val="clear" w:color="auto" w:fill="FFFFFF"/>
        <w:spacing w:after="420" w:line="240" w:lineRule="auto"/>
        <w:ind w:left="284" w:firstLine="360"/>
        <w:jc w:val="both"/>
        <w:rPr>
          <w:rFonts w:ascii="Times New Roman" w:hAnsi="Times New Roman" w:cs="Times New Roman"/>
          <w:color w:val="26282A"/>
          <w:sz w:val="23"/>
          <w:szCs w:val="23"/>
          <w:shd w:val="clear" w:color="auto" w:fill="FFFFFF"/>
        </w:rPr>
      </w:pPr>
      <w:r w:rsidRPr="00B25765">
        <w:rPr>
          <w:rFonts w:ascii="Times New Roman" w:hAnsi="Times New Roman" w:cs="Times New Roman"/>
          <w:color w:val="26282A"/>
          <w:sz w:val="24"/>
          <w:szCs w:val="23"/>
          <w:shd w:val="clear" w:color="auto" w:fill="FFFFFF"/>
        </w:rPr>
        <w:t>Themes atau thema adalah preset atau pengaturan slide yang siap digunakan user tanpaperlu mengaturnya secara manual.</w:t>
      </w:r>
      <w:r w:rsidR="000D1BE2">
        <w:rPr>
          <w:rFonts w:ascii="Times New Roman" w:hAnsi="Times New Roman" w:cs="Times New Roman"/>
          <w:color w:val="26282A"/>
          <w:sz w:val="24"/>
          <w:szCs w:val="23"/>
          <w:shd w:val="clear" w:color="auto" w:fill="FFFFFF"/>
        </w:rPr>
        <w:t xml:space="preserve"> </w:t>
      </w:r>
      <w:r w:rsidRPr="00B25765">
        <w:rPr>
          <w:rFonts w:ascii="Times New Roman" w:hAnsi="Times New Roman" w:cs="Times New Roman"/>
          <w:color w:val="26282A"/>
          <w:sz w:val="24"/>
          <w:szCs w:val="23"/>
          <w:shd w:val="clear" w:color="auto" w:fill="FFFFFF"/>
        </w:rPr>
        <w:t>Themes secara otomatis mengatur background di slide presentasi, jenis, ukuran</w:t>
      </w:r>
      <w:r w:rsidR="000D1BE2">
        <w:rPr>
          <w:rFonts w:ascii="Times New Roman" w:hAnsi="Times New Roman" w:cs="Times New Roman"/>
          <w:color w:val="26282A"/>
          <w:sz w:val="24"/>
          <w:szCs w:val="23"/>
          <w:shd w:val="clear" w:color="auto" w:fill="FFFFFF"/>
        </w:rPr>
        <w:t xml:space="preserve"> </w:t>
      </w:r>
      <w:r w:rsidRPr="00B25765">
        <w:rPr>
          <w:rFonts w:ascii="Times New Roman" w:hAnsi="Times New Roman" w:cs="Times New Roman"/>
          <w:color w:val="26282A"/>
          <w:sz w:val="24"/>
          <w:szCs w:val="23"/>
          <w:shd w:val="clear" w:color="auto" w:fill="FFFFFF"/>
        </w:rPr>
        <w:t>dan</w:t>
      </w:r>
      <w:r w:rsidR="000D1BE2">
        <w:rPr>
          <w:rFonts w:ascii="Times New Roman" w:hAnsi="Times New Roman" w:cs="Times New Roman"/>
          <w:color w:val="26282A"/>
          <w:sz w:val="24"/>
          <w:szCs w:val="23"/>
          <w:shd w:val="clear" w:color="auto" w:fill="FFFFFF"/>
        </w:rPr>
        <w:t xml:space="preserve"> </w:t>
      </w:r>
      <w:r w:rsidRPr="00B25765">
        <w:rPr>
          <w:rFonts w:ascii="Times New Roman" w:hAnsi="Times New Roman" w:cs="Times New Roman"/>
          <w:color w:val="26282A"/>
          <w:sz w:val="24"/>
          <w:szCs w:val="23"/>
          <w:shd w:val="clear" w:color="auto" w:fill="FFFFFF"/>
        </w:rPr>
        <w:t>warna</w:t>
      </w:r>
      <w:r w:rsidR="000D1BE2">
        <w:rPr>
          <w:rFonts w:ascii="Times New Roman" w:hAnsi="Times New Roman" w:cs="Times New Roman"/>
          <w:color w:val="26282A"/>
          <w:sz w:val="24"/>
          <w:szCs w:val="23"/>
          <w:shd w:val="clear" w:color="auto" w:fill="FFFFFF"/>
        </w:rPr>
        <w:t xml:space="preserve"> </w:t>
      </w:r>
      <w:r w:rsidRPr="00B25765">
        <w:rPr>
          <w:rFonts w:ascii="Times New Roman" w:hAnsi="Times New Roman" w:cs="Times New Roman"/>
          <w:color w:val="26282A"/>
          <w:sz w:val="24"/>
          <w:szCs w:val="23"/>
          <w:shd w:val="clear" w:color="auto" w:fill="FFFFFF"/>
        </w:rPr>
        <w:t>huruf, type heading, type dan</w:t>
      </w:r>
      <w:r w:rsidR="000D1BE2">
        <w:rPr>
          <w:rFonts w:ascii="Times New Roman" w:hAnsi="Times New Roman" w:cs="Times New Roman"/>
          <w:color w:val="26282A"/>
          <w:sz w:val="24"/>
          <w:szCs w:val="23"/>
          <w:shd w:val="clear" w:color="auto" w:fill="FFFFFF"/>
        </w:rPr>
        <w:t xml:space="preserve"> </w:t>
      </w:r>
      <w:r w:rsidRPr="00B25765">
        <w:rPr>
          <w:rFonts w:ascii="Times New Roman" w:hAnsi="Times New Roman" w:cs="Times New Roman"/>
          <w:color w:val="26282A"/>
          <w:sz w:val="24"/>
          <w:szCs w:val="23"/>
          <w:shd w:val="clear" w:color="auto" w:fill="FFFFFF"/>
        </w:rPr>
        <w:t>jenis symbol, dan lain-lain</w:t>
      </w:r>
      <w:r w:rsidR="000D1BE2">
        <w:rPr>
          <w:rFonts w:ascii="Helvetica" w:hAnsi="Helvetica"/>
          <w:color w:val="26282A"/>
          <w:sz w:val="23"/>
          <w:szCs w:val="23"/>
          <w:shd w:val="clear" w:color="auto" w:fill="FFFFFF"/>
        </w:rPr>
        <w:t>.</w:t>
      </w:r>
    </w:p>
    <w:p w:rsidR="008E5DD7" w:rsidRPr="000D1BE2" w:rsidRDefault="008E5DD7" w:rsidP="000D1BE2">
      <w:pPr>
        <w:pStyle w:val="ListParagraph"/>
        <w:numPr>
          <w:ilvl w:val="0"/>
          <w:numId w:val="9"/>
        </w:numPr>
        <w:shd w:val="clear" w:color="auto" w:fill="FFFFFF"/>
        <w:spacing w:after="420" w:line="240" w:lineRule="auto"/>
        <w:jc w:val="both"/>
        <w:rPr>
          <w:rFonts w:ascii="Helvetica" w:hAnsi="Helvetica"/>
          <w:color w:val="26282A"/>
          <w:sz w:val="25"/>
          <w:szCs w:val="23"/>
          <w:shd w:val="clear" w:color="auto" w:fill="FFFFFF"/>
        </w:rPr>
      </w:pPr>
      <w:r w:rsidRPr="000D1BE2">
        <w:rPr>
          <w:rFonts w:ascii="Times New Roman" w:eastAsia="Times New Roman" w:hAnsi="Times New Roman" w:cs="Times New Roman"/>
          <w:sz w:val="28"/>
          <w:szCs w:val="36"/>
        </w:rPr>
        <w:t>M</w:t>
      </w:r>
      <w:r w:rsidR="000D1BE2" w:rsidRPr="000D1BE2">
        <w:rPr>
          <w:rFonts w:ascii="Times New Roman" w:eastAsia="Times New Roman" w:hAnsi="Times New Roman" w:cs="Times New Roman"/>
          <w:sz w:val="28"/>
          <w:szCs w:val="36"/>
        </w:rPr>
        <w:t>engatur Layout</w:t>
      </w:r>
    </w:p>
    <w:p w:rsidR="008E5DD7" w:rsidRPr="008E5DD7" w:rsidRDefault="000D1BE2" w:rsidP="000D1BE2">
      <w:pPr>
        <w:spacing w:after="420" w:line="240" w:lineRule="auto"/>
        <w:ind w:left="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8E5DD7" w:rsidRPr="008E5DD7">
        <w:rPr>
          <w:rFonts w:ascii="Times New Roman" w:eastAsia="Times New Roman" w:hAnsi="Times New Roman" w:cs="Times New Roman"/>
          <w:sz w:val="24"/>
          <w:szCs w:val="24"/>
        </w:rPr>
        <w:t>Klik Office Button dan pilih New untuk membuat slide baru.</w:t>
      </w:r>
      <w:r>
        <w:rPr>
          <w:rFonts w:ascii="Times New Roman" w:eastAsia="Times New Roman" w:hAnsi="Times New Roman" w:cs="Times New Roman"/>
          <w:sz w:val="24"/>
          <w:szCs w:val="24"/>
        </w:rPr>
        <w:br/>
      </w:r>
      <w:r w:rsidR="008E5DD7" w:rsidRPr="008E5DD7">
        <w:rPr>
          <w:rFonts w:ascii="Times New Roman" w:eastAsia="Times New Roman" w:hAnsi="Times New Roman" w:cs="Times New Roman"/>
          <w:sz w:val="24"/>
          <w:szCs w:val="24"/>
        </w:rPr>
        <w:t>2. Kemudian klik Blank and Rescent dan klik tombol Create</w:t>
      </w:r>
      <w:r>
        <w:rPr>
          <w:rFonts w:ascii="Times New Roman" w:eastAsia="Times New Roman" w:hAnsi="Times New Roman" w:cs="Times New Roman"/>
          <w:sz w:val="24"/>
          <w:szCs w:val="24"/>
        </w:rPr>
        <w:br/>
      </w:r>
      <w:r w:rsidR="008E5DD7" w:rsidRPr="008E5DD7">
        <w:rPr>
          <w:rFonts w:ascii="Times New Roman" w:eastAsia="Times New Roman" w:hAnsi="Times New Roman" w:cs="Times New Roman"/>
          <w:sz w:val="24"/>
          <w:szCs w:val="24"/>
        </w:rPr>
        <w:t>3. Setelah slide pertama tampil pada area kerja tampil,ubah layout slide dengan cara klik tombol Layout pada Tab Home didalam Grup Slides.</w:t>
      </w:r>
      <w:r>
        <w:rPr>
          <w:rFonts w:ascii="Times New Roman" w:eastAsia="Times New Roman" w:hAnsi="Times New Roman" w:cs="Times New Roman"/>
          <w:sz w:val="24"/>
          <w:szCs w:val="24"/>
        </w:rPr>
        <w:br/>
      </w:r>
      <w:r w:rsidR="008E5DD7" w:rsidRPr="008E5DD7">
        <w:rPr>
          <w:rFonts w:ascii="Times New Roman" w:eastAsia="Times New Roman" w:hAnsi="Times New Roman" w:cs="Times New Roman"/>
          <w:sz w:val="24"/>
          <w:szCs w:val="24"/>
        </w:rPr>
        <w:t>4. Jendela Office Theme akan tampil sebagai berikut :</w:t>
      </w:r>
    </w:p>
    <w:p w:rsidR="000D1BE2" w:rsidRDefault="008E5DD7" w:rsidP="000D1BE2">
      <w:pPr>
        <w:spacing w:after="420" w:line="240" w:lineRule="auto"/>
        <w:jc w:val="center"/>
        <w:rPr>
          <w:rFonts w:ascii="Times New Roman" w:eastAsia="Times New Roman" w:hAnsi="Times New Roman" w:cs="Times New Roman"/>
          <w:sz w:val="24"/>
          <w:szCs w:val="24"/>
        </w:rPr>
      </w:pPr>
      <w:r w:rsidRPr="000D1BE2">
        <w:rPr>
          <w:rFonts w:ascii="Times New Roman" w:eastAsia="Times New Roman" w:hAnsi="Times New Roman" w:cs="Times New Roman"/>
          <w:noProof/>
          <w:sz w:val="24"/>
          <w:szCs w:val="24"/>
        </w:rPr>
        <w:drawing>
          <wp:inline distT="0" distB="0" distL="0" distR="0">
            <wp:extent cx="3314700" cy="2447925"/>
            <wp:effectExtent l="19050" t="0" r="0" b="0"/>
            <wp:docPr id="1" name="Picture 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6"/>
                    <a:srcRect/>
                    <a:stretch>
                      <a:fillRect/>
                    </a:stretch>
                  </pic:blipFill>
                  <pic:spPr bwMode="auto">
                    <a:xfrm>
                      <a:off x="0" y="0"/>
                      <a:ext cx="3314700" cy="2447925"/>
                    </a:xfrm>
                    <a:prstGeom prst="rect">
                      <a:avLst/>
                    </a:prstGeom>
                    <a:noFill/>
                    <a:ln w="9525">
                      <a:noFill/>
                      <a:miter lim="800000"/>
                      <a:headEnd/>
                      <a:tailEnd/>
                    </a:ln>
                  </pic:spPr>
                </pic:pic>
              </a:graphicData>
            </a:graphic>
          </wp:inline>
        </w:drawing>
      </w:r>
    </w:p>
    <w:p w:rsidR="002E02D9" w:rsidRDefault="002E02D9" w:rsidP="000D1BE2">
      <w:pPr>
        <w:spacing w:after="420" w:line="240" w:lineRule="auto"/>
        <w:jc w:val="center"/>
        <w:rPr>
          <w:rFonts w:ascii="Times New Roman" w:eastAsia="Times New Roman" w:hAnsi="Times New Roman" w:cs="Times New Roman"/>
          <w:sz w:val="24"/>
          <w:szCs w:val="24"/>
        </w:rPr>
      </w:pPr>
      <w:r w:rsidRPr="002E02D9">
        <w:rPr>
          <w:rFonts w:ascii="Times New Roman" w:eastAsia="Times New Roman" w:hAnsi="Times New Roman" w:cs="Times New Roman"/>
          <w:sz w:val="24"/>
          <w:szCs w:val="24"/>
        </w:rPr>
        <w:lastRenderedPageBreak/>
        <w:drawing>
          <wp:inline distT="0" distB="0" distL="0" distR="0">
            <wp:extent cx="5676900" cy="6705600"/>
            <wp:effectExtent l="19050" t="0" r="0" b="0"/>
            <wp:docPr id="19" name="Picture 9" descr="http://2.bp.blogspot.com/-GAAd2xJ7l8c/U6GBRXaSAsI/AAAAAAAAMlM/al8DEO68BM4/s1600/PowerPoint2013-119.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GAAd2xJ7l8c/U6GBRXaSAsI/AAAAAAAAMlM/al8DEO68BM4/s1600/PowerPoint2013-119.png">
                      <a:hlinkClick r:id="rId7"/>
                    </pic:cNvPr>
                    <pic:cNvPicPr>
                      <a:picLocks noChangeAspect="1" noChangeArrowheads="1"/>
                    </pic:cNvPicPr>
                  </pic:nvPicPr>
                  <pic:blipFill>
                    <a:blip r:embed="rId8"/>
                    <a:srcRect/>
                    <a:stretch>
                      <a:fillRect/>
                    </a:stretch>
                  </pic:blipFill>
                  <pic:spPr bwMode="auto">
                    <a:xfrm>
                      <a:off x="0" y="0"/>
                      <a:ext cx="5676900" cy="6705600"/>
                    </a:xfrm>
                    <a:prstGeom prst="rect">
                      <a:avLst/>
                    </a:prstGeom>
                    <a:noFill/>
                    <a:ln w="9525">
                      <a:noFill/>
                      <a:miter lim="800000"/>
                      <a:headEnd/>
                      <a:tailEnd/>
                    </a:ln>
                  </pic:spPr>
                </pic:pic>
              </a:graphicData>
            </a:graphic>
          </wp:inline>
        </w:drawing>
      </w:r>
    </w:p>
    <w:p w:rsidR="008E5DD7" w:rsidRPr="003A1E02" w:rsidRDefault="003A1E02" w:rsidP="000D1BE2">
      <w:pPr>
        <w:pStyle w:val="ListParagraph"/>
        <w:numPr>
          <w:ilvl w:val="0"/>
          <w:numId w:val="9"/>
        </w:numPr>
        <w:spacing w:after="420" w:line="240" w:lineRule="auto"/>
        <w:rPr>
          <w:rFonts w:ascii="Times New Roman" w:eastAsia="Times New Roman" w:hAnsi="Times New Roman" w:cs="Times New Roman"/>
          <w:sz w:val="28"/>
          <w:szCs w:val="24"/>
        </w:rPr>
      </w:pPr>
      <w:r w:rsidRPr="003A1E02">
        <w:rPr>
          <w:rFonts w:ascii="Times New Roman" w:eastAsia="Times New Roman" w:hAnsi="Times New Roman" w:cs="Times New Roman"/>
          <w:sz w:val="28"/>
          <w:szCs w:val="24"/>
        </w:rPr>
        <w:t>Memilih dan Mengganti</w:t>
      </w:r>
      <w:r w:rsidR="000D1BE2" w:rsidRPr="003A1E02">
        <w:rPr>
          <w:rFonts w:ascii="Times New Roman" w:eastAsia="Times New Roman" w:hAnsi="Times New Roman" w:cs="Times New Roman"/>
          <w:sz w:val="28"/>
          <w:szCs w:val="24"/>
        </w:rPr>
        <w:t xml:space="preserve"> Layout / Tampilan Slide</w:t>
      </w:r>
    </w:p>
    <w:p w:rsidR="008E5DD7" w:rsidRPr="008E5DD7" w:rsidRDefault="008E5DD7" w:rsidP="008E5DD7">
      <w:pPr>
        <w:numPr>
          <w:ilvl w:val="0"/>
          <w:numId w:val="1"/>
        </w:numPr>
        <w:spacing w:after="6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Pada Ribbon, klik tab Design.</w:t>
      </w:r>
    </w:p>
    <w:p w:rsidR="008E5DD7" w:rsidRPr="008E5DD7" w:rsidRDefault="008E5DD7" w:rsidP="008E5DD7">
      <w:pPr>
        <w:numPr>
          <w:ilvl w:val="0"/>
          <w:numId w:val="1"/>
        </w:numPr>
        <w:spacing w:after="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Pada grup Themes, klik tanda-panah More yang ada pada galeri Themes.</w:t>
      </w:r>
      <w:r w:rsidRPr="008E5DD7">
        <w:rPr>
          <w:rFonts w:ascii="Times New Roman" w:eastAsia="Times New Roman" w:hAnsi="Times New Roman" w:cs="Times New Roman"/>
          <w:sz w:val="24"/>
          <w:szCs w:val="24"/>
        </w:rPr>
        <w:br/>
      </w:r>
    </w:p>
    <w:p w:rsidR="008E5DD7" w:rsidRPr="008E5DD7" w:rsidRDefault="008E5DD7" w:rsidP="008E5DD7">
      <w:pPr>
        <w:spacing w:after="0" w:line="240" w:lineRule="auto"/>
        <w:ind w:left="72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EE4B3D"/>
          <w:sz w:val="24"/>
          <w:szCs w:val="24"/>
          <w:bdr w:val="none" w:sz="0" w:space="0" w:color="auto" w:frame="1"/>
        </w:rPr>
        <w:lastRenderedPageBreak/>
        <w:drawing>
          <wp:inline distT="0" distB="0" distL="0" distR="0">
            <wp:extent cx="5657850" cy="1285875"/>
            <wp:effectExtent l="19050" t="0" r="0" b="0"/>
            <wp:docPr id="2" name="Picture 2" descr="https://sahlatunsitiblog.files.wordpress.com/2017/06/185f7-powerpoint2013-120-1.png?w=84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ahlatunsitiblog.files.wordpress.com/2017/06/185f7-powerpoint2013-120-1.png?w=840">
                      <a:hlinkClick r:id="rId9"/>
                    </pic:cNvPr>
                    <pic:cNvPicPr>
                      <a:picLocks noChangeAspect="1" noChangeArrowheads="1"/>
                    </pic:cNvPicPr>
                  </pic:nvPicPr>
                  <pic:blipFill>
                    <a:blip r:embed="rId10"/>
                    <a:srcRect/>
                    <a:stretch>
                      <a:fillRect/>
                    </a:stretch>
                  </pic:blipFill>
                  <pic:spPr bwMode="auto">
                    <a:xfrm>
                      <a:off x="0" y="0"/>
                      <a:ext cx="5657850" cy="1285875"/>
                    </a:xfrm>
                    <a:prstGeom prst="rect">
                      <a:avLst/>
                    </a:prstGeom>
                    <a:noFill/>
                    <a:ln w="9525">
                      <a:noFill/>
                      <a:miter lim="800000"/>
                      <a:headEnd/>
                      <a:tailEnd/>
                    </a:ln>
                  </pic:spPr>
                </pic:pic>
              </a:graphicData>
            </a:graphic>
          </wp:inline>
        </w:drawing>
      </w:r>
    </w:p>
    <w:p w:rsidR="008E5DD7" w:rsidRPr="008E5DD7" w:rsidRDefault="008E5DD7" w:rsidP="008E5DD7">
      <w:pPr>
        <w:numPr>
          <w:ilvl w:val="0"/>
          <w:numId w:val="1"/>
        </w:numPr>
        <w:spacing w:after="6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Arahkan pointer mouse keatas theme untuk melihat previewnya pada slide Anda.</w:t>
      </w:r>
    </w:p>
    <w:p w:rsidR="008E5DD7" w:rsidRPr="008E5DD7" w:rsidRDefault="008E5DD7" w:rsidP="008E5DD7">
      <w:pPr>
        <w:numPr>
          <w:ilvl w:val="0"/>
          <w:numId w:val="1"/>
        </w:numPr>
        <w:spacing w:after="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Klik-kanan pada sebuah theme. Pada menu shortcut yang ditampilkan, klik salah satu opsi berikut:</w:t>
      </w:r>
      <w:r w:rsidRPr="008E5DD7">
        <w:rPr>
          <w:rFonts w:ascii="Times New Roman" w:eastAsia="Times New Roman" w:hAnsi="Times New Roman" w:cs="Times New Roman"/>
          <w:sz w:val="24"/>
          <w:szCs w:val="24"/>
        </w:rPr>
        <w:br/>
      </w:r>
    </w:p>
    <w:p w:rsidR="008E5DD7" w:rsidRPr="003A1E02" w:rsidRDefault="008E5DD7" w:rsidP="008E5DD7">
      <w:pPr>
        <w:numPr>
          <w:ilvl w:val="1"/>
          <w:numId w:val="1"/>
        </w:numPr>
        <w:spacing w:after="60" w:line="240" w:lineRule="auto"/>
        <w:ind w:left="720"/>
        <w:textAlignment w:val="baseline"/>
        <w:rPr>
          <w:rFonts w:ascii="Times New Roman" w:eastAsia="Times New Roman" w:hAnsi="Times New Roman" w:cs="Times New Roman"/>
          <w:sz w:val="24"/>
          <w:szCs w:val="24"/>
        </w:rPr>
      </w:pPr>
      <w:r w:rsidRPr="003A1E02">
        <w:rPr>
          <w:rFonts w:ascii="Times New Roman" w:eastAsia="Times New Roman" w:hAnsi="Times New Roman" w:cs="Times New Roman"/>
          <w:sz w:val="24"/>
          <w:szCs w:val="24"/>
        </w:rPr>
        <w:t>Pilih Apply To All Slides untuk menerapkan theme ke semua slide yang ada di dalam presentasi Anda.</w:t>
      </w:r>
    </w:p>
    <w:p w:rsidR="008E5DD7" w:rsidRPr="003A1E02" w:rsidRDefault="008E5DD7" w:rsidP="008E5DD7">
      <w:pPr>
        <w:numPr>
          <w:ilvl w:val="1"/>
          <w:numId w:val="1"/>
        </w:numPr>
        <w:spacing w:after="60" w:line="240" w:lineRule="auto"/>
        <w:ind w:left="720"/>
        <w:textAlignment w:val="baseline"/>
        <w:rPr>
          <w:rFonts w:ascii="Times New Roman" w:eastAsia="Times New Roman" w:hAnsi="Times New Roman" w:cs="Times New Roman"/>
          <w:sz w:val="24"/>
          <w:szCs w:val="24"/>
        </w:rPr>
      </w:pPr>
      <w:r w:rsidRPr="003A1E02">
        <w:rPr>
          <w:rFonts w:ascii="Times New Roman" w:eastAsia="Times New Roman" w:hAnsi="Times New Roman" w:cs="Times New Roman"/>
          <w:sz w:val="24"/>
          <w:szCs w:val="24"/>
        </w:rPr>
        <w:t>Pilih Apply To Selected Slides untuk menerapkan theme ke slide yang Anda pilih saja.</w:t>
      </w:r>
    </w:p>
    <w:p w:rsidR="008E5DD7" w:rsidRPr="008E5DD7" w:rsidRDefault="008E5DD7" w:rsidP="003A1E02">
      <w:pPr>
        <w:spacing w:after="0" w:line="240" w:lineRule="auto"/>
        <w:ind w:left="720"/>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EE4B3D"/>
          <w:sz w:val="24"/>
          <w:szCs w:val="24"/>
          <w:bdr w:val="none" w:sz="0" w:space="0" w:color="auto" w:frame="1"/>
        </w:rPr>
        <w:drawing>
          <wp:inline distT="0" distB="0" distL="0" distR="0">
            <wp:extent cx="5114925" cy="4124389"/>
            <wp:effectExtent l="19050" t="0" r="9525" b="0"/>
            <wp:docPr id="3" name="Picture 3" descr="https://sahlatunsitiblog.files.wordpress.com/2017/06/7b559-powerpoint2013-120-2.png?w=84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hlatunsitiblog.files.wordpress.com/2017/06/7b559-powerpoint2013-120-2.png?w=840">
                      <a:hlinkClick r:id="rId11"/>
                    </pic:cNvPr>
                    <pic:cNvPicPr>
                      <a:picLocks noChangeAspect="1" noChangeArrowheads="1"/>
                    </pic:cNvPicPr>
                  </pic:nvPicPr>
                  <pic:blipFill>
                    <a:blip r:embed="rId12"/>
                    <a:srcRect/>
                    <a:stretch>
                      <a:fillRect/>
                    </a:stretch>
                  </pic:blipFill>
                  <pic:spPr bwMode="auto">
                    <a:xfrm>
                      <a:off x="0" y="0"/>
                      <a:ext cx="5114925" cy="4124389"/>
                    </a:xfrm>
                    <a:prstGeom prst="rect">
                      <a:avLst/>
                    </a:prstGeom>
                    <a:noFill/>
                    <a:ln w="9525">
                      <a:noFill/>
                      <a:miter lim="800000"/>
                      <a:headEnd/>
                      <a:tailEnd/>
                    </a:ln>
                  </pic:spPr>
                </pic:pic>
              </a:graphicData>
            </a:graphic>
          </wp:inline>
        </w:drawing>
      </w:r>
    </w:p>
    <w:p w:rsidR="008E5DD7" w:rsidRPr="008E5DD7" w:rsidRDefault="008E5DD7" w:rsidP="008E5DD7">
      <w:pPr>
        <w:numPr>
          <w:ilvl w:val="0"/>
          <w:numId w:val="1"/>
        </w:numPr>
        <w:spacing w:after="6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Pada grup Variants, Arahkan pointer mouse keatas thumbnail untuk melihat preview warnanya pada slide Anda.</w:t>
      </w:r>
    </w:p>
    <w:p w:rsidR="008E5DD7" w:rsidRPr="008E5DD7" w:rsidRDefault="008E5DD7" w:rsidP="008E5DD7">
      <w:pPr>
        <w:numPr>
          <w:ilvl w:val="0"/>
          <w:numId w:val="1"/>
        </w:numPr>
        <w:spacing w:after="0" w:line="240" w:lineRule="auto"/>
        <w:textAlignment w:val="baseline"/>
        <w:rPr>
          <w:rFonts w:ascii="Times New Roman" w:eastAsia="Times New Roman" w:hAnsi="Times New Roman" w:cs="Times New Roman"/>
          <w:sz w:val="24"/>
          <w:szCs w:val="24"/>
        </w:rPr>
      </w:pPr>
      <w:r w:rsidRPr="008E5DD7">
        <w:rPr>
          <w:rFonts w:ascii="Times New Roman" w:eastAsia="Times New Roman" w:hAnsi="Times New Roman" w:cs="Times New Roman"/>
          <w:sz w:val="24"/>
          <w:szCs w:val="24"/>
        </w:rPr>
        <w:t>Klik thumbnail variant untuk menerapkan warnanya ke slide.</w:t>
      </w:r>
      <w:r w:rsidRPr="008E5DD7">
        <w:rPr>
          <w:rFonts w:ascii="Times New Roman" w:eastAsia="Times New Roman" w:hAnsi="Times New Roman" w:cs="Times New Roman"/>
          <w:sz w:val="24"/>
          <w:szCs w:val="24"/>
        </w:rPr>
        <w:br/>
      </w:r>
    </w:p>
    <w:p w:rsidR="008E5DD7" w:rsidRPr="008E5DD7" w:rsidRDefault="008E5DD7" w:rsidP="008E5DD7">
      <w:pPr>
        <w:spacing w:after="0" w:line="240" w:lineRule="auto"/>
        <w:ind w:left="72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EE4B3D"/>
          <w:sz w:val="24"/>
          <w:szCs w:val="24"/>
          <w:bdr w:val="none" w:sz="0" w:space="0" w:color="auto" w:frame="1"/>
        </w:rPr>
        <w:lastRenderedPageBreak/>
        <w:drawing>
          <wp:inline distT="0" distB="0" distL="0" distR="0">
            <wp:extent cx="5314950" cy="4412748"/>
            <wp:effectExtent l="19050" t="0" r="0" b="0"/>
            <wp:docPr id="4" name="Picture 4" descr="https://sahlatunsitiblog.files.wordpress.com/2017/06/27cf6-powerpoint2013-121.png?w=84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hlatunsitiblog.files.wordpress.com/2017/06/27cf6-powerpoint2013-121.png?w=840">
                      <a:hlinkClick r:id="rId13"/>
                    </pic:cNvPr>
                    <pic:cNvPicPr>
                      <a:picLocks noChangeAspect="1" noChangeArrowheads="1"/>
                    </pic:cNvPicPr>
                  </pic:nvPicPr>
                  <pic:blipFill>
                    <a:blip r:embed="rId14"/>
                    <a:srcRect/>
                    <a:stretch>
                      <a:fillRect/>
                    </a:stretch>
                  </pic:blipFill>
                  <pic:spPr bwMode="auto">
                    <a:xfrm>
                      <a:off x="0" y="0"/>
                      <a:ext cx="5314950" cy="4412748"/>
                    </a:xfrm>
                    <a:prstGeom prst="rect">
                      <a:avLst/>
                    </a:prstGeom>
                    <a:noFill/>
                    <a:ln w="9525">
                      <a:noFill/>
                      <a:miter lim="800000"/>
                      <a:headEnd/>
                      <a:tailEnd/>
                    </a:ln>
                  </pic:spPr>
                </pic:pic>
              </a:graphicData>
            </a:graphic>
          </wp:inline>
        </w:drawing>
      </w:r>
    </w:p>
    <w:p w:rsidR="008E5DD7" w:rsidRPr="00F7554C" w:rsidRDefault="008E5DD7" w:rsidP="008E5DD7">
      <w:pPr>
        <w:shd w:val="clear" w:color="auto" w:fill="F0F0F0"/>
        <w:spacing w:after="144" w:line="240" w:lineRule="auto"/>
        <w:textAlignment w:val="baseline"/>
        <w:outlineLvl w:val="4"/>
        <w:rPr>
          <w:rFonts w:ascii="inherit" w:eastAsia="Times New Roman" w:hAnsi="inherit" w:cs="Times New Roman"/>
          <w:b/>
          <w:bCs/>
          <w:iCs/>
          <w:color w:val="686868"/>
          <w:sz w:val="27"/>
          <w:szCs w:val="27"/>
        </w:rPr>
      </w:pPr>
      <w:r w:rsidRPr="00F7554C">
        <w:rPr>
          <w:rFonts w:ascii="inherit" w:eastAsia="Times New Roman" w:hAnsi="inherit" w:cs="Times New Roman"/>
          <w:b/>
          <w:bCs/>
          <w:iCs/>
          <w:color w:val="686868"/>
          <w:sz w:val="27"/>
          <w:szCs w:val="27"/>
        </w:rPr>
        <w:t>Tips &amp; Trik:</w:t>
      </w:r>
    </w:p>
    <w:p w:rsidR="008E5DD7" w:rsidRPr="00F7554C" w:rsidRDefault="008E5DD7" w:rsidP="002E02D9">
      <w:pPr>
        <w:shd w:val="clear" w:color="auto" w:fill="F0F0F0"/>
        <w:spacing w:line="240" w:lineRule="auto"/>
        <w:jc w:val="both"/>
        <w:textAlignment w:val="baseline"/>
        <w:rPr>
          <w:rFonts w:ascii="Times New Roman" w:eastAsia="Times New Roman" w:hAnsi="Times New Roman" w:cs="Times New Roman"/>
          <w:iCs/>
          <w:color w:val="686868"/>
          <w:sz w:val="24"/>
          <w:szCs w:val="23"/>
        </w:rPr>
      </w:pPr>
      <w:r w:rsidRPr="00F7554C">
        <w:rPr>
          <w:rFonts w:ascii="Times New Roman" w:eastAsia="Times New Roman" w:hAnsi="Times New Roman" w:cs="Times New Roman"/>
          <w:iCs/>
          <w:color w:val="686868"/>
          <w:sz w:val="24"/>
          <w:szCs w:val="23"/>
        </w:rPr>
        <w:t>Jika Anda ingin menerapkan theme untuk beberapa slide sekaligus, akan lebih mudah dilakukan pada Slide Sorter View. Klik slide pertama yang ingin Anda terapkan theme, lalu tekan-tahan tombol keyboard [CTRL] dan klik slide-slide lainnya, lalu ikuti langkah-langkah cara mengganti theme yang telah dijelaskan diatas.</w:t>
      </w:r>
    </w:p>
    <w:p w:rsidR="002E02D9" w:rsidRPr="002E02D9" w:rsidRDefault="002E02D9" w:rsidP="002E02D9">
      <w:pPr>
        <w:shd w:val="clear" w:color="auto" w:fill="F0F0F0"/>
        <w:spacing w:line="240" w:lineRule="auto"/>
        <w:jc w:val="both"/>
        <w:textAlignment w:val="baseline"/>
        <w:rPr>
          <w:rFonts w:ascii="Georgia" w:eastAsia="Times New Roman" w:hAnsi="Georgia" w:cs="Times New Roman"/>
          <w:color w:val="1A1A1A"/>
          <w:sz w:val="28"/>
          <w:szCs w:val="24"/>
        </w:rPr>
      </w:pPr>
    </w:p>
    <w:p w:rsidR="00373C89" w:rsidRPr="002E02D9" w:rsidRDefault="00373C89" w:rsidP="002E02D9">
      <w:pPr>
        <w:pStyle w:val="ListParagraph"/>
        <w:numPr>
          <w:ilvl w:val="0"/>
          <w:numId w:val="9"/>
        </w:numPr>
        <w:shd w:val="clear" w:color="auto" w:fill="F0F0F0"/>
        <w:spacing w:line="240" w:lineRule="auto"/>
        <w:jc w:val="both"/>
        <w:textAlignment w:val="baseline"/>
        <w:rPr>
          <w:rFonts w:ascii="Times New Roman" w:eastAsia="Times New Roman" w:hAnsi="Times New Roman" w:cs="Times New Roman"/>
          <w:iCs/>
          <w:color w:val="444444"/>
          <w:sz w:val="28"/>
          <w:szCs w:val="23"/>
        </w:rPr>
      </w:pPr>
      <w:r w:rsidRPr="002E02D9">
        <w:rPr>
          <w:rFonts w:ascii="Times New Roman" w:eastAsia="Times New Roman" w:hAnsi="Times New Roman" w:cs="Times New Roman"/>
          <w:iCs/>
          <w:color w:val="444444"/>
          <w:sz w:val="28"/>
          <w:szCs w:val="23"/>
        </w:rPr>
        <w:t>Menggunakan Themes Slide</w:t>
      </w:r>
    </w:p>
    <w:p w:rsidR="00373C89" w:rsidRDefault="00373C89" w:rsidP="002E02D9">
      <w:pPr>
        <w:shd w:val="clear" w:color="auto" w:fill="FFFFFF"/>
        <w:ind w:firstLine="644"/>
        <w:jc w:val="both"/>
        <w:textAlignment w:val="baseline"/>
        <w:rPr>
          <w:rFonts w:ascii="Times New Roman" w:hAnsi="Times New Roman" w:cs="Times New Roman"/>
          <w:color w:val="000000"/>
          <w:sz w:val="24"/>
          <w:szCs w:val="18"/>
        </w:rPr>
      </w:pPr>
      <w:r w:rsidRPr="002E02D9">
        <w:rPr>
          <w:rFonts w:ascii="Times New Roman" w:hAnsi="Times New Roman" w:cs="Times New Roman"/>
          <w:color w:val="000000"/>
          <w:sz w:val="24"/>
          <w:szCs w:val="18"/>
        </w:rPr>
        <w:t>Untuk mengetes tema, buatlah file </w:t>
      </w:r>
      <w:hyperlink r:id="rId15" w:history="1">
        <w:r w:rsidR="002E02D9">
          <w:rPr>
            <w:rStyle w:val="Hyperlink"/>
            <w:rFonts w:ascii="Times New Roman" w:hAnsi="Times New Roman" w:cs="Times New Roman"/>
            <w:color w:val="000000" w:themeColor="text1"/>
            <w:sz w:val="24"/>
            <w:szCs w:val="18"/>
            <w:u w:val="none"/>
            <w:bdr w:val="none" w:sz="0" w:space="0" w:color="auto" w:frame="1"/>
          </w:rPr>
          <w:t>p</w:t>
        </w:r>
        <w:r w:rsidRPr="002E02D9">
          <w:rPr>
            <w:rStyle w:val="Hyperlink"/>
            <w:rFonts w:ascii="Times New Roman" w:hAnsi="Times New Roman" w:cs="Times New Roman"/>
            <w:color w:val="000000" w:themeColor="text1"/>
            <w:sz w:val="24"/>
            <w:szCs w:val="18"/>
            <w:u w:val="none"/>
            <w:bdr w:val="none" w:sz="0" w:space="0" w:color="auto" w:frame="1"/>
          </w:rPr>
          <w:t>resentasi</w:t>
        </w:r>
      </w:hyperlink>
      <w:r w:rsidRPr="002E02D9">
        <w:rPr>
          <w:rFonts w:ascii="Times New Roman" w:hAnsi="Times New Roman" w:cs="Times New Roman"/>
          <w:color w:val="000000" w:themeColor="text1"/>
          <w:sz w:val="24"/>
          <w:szCs w:val="18"/>
        </w:rPr>
        <w:t> (</w:t>
      </w:r>
      <w:r w:rsidRPr="002E02D9">
        <w:rPr>
          <w:rFonts w:ascii="Times New Roman" w:hAnsi="Times New Roman" w:cs="Times New Roman"/>
          <w:color w:val="000000"/>
          <w:sz w:val="24"/>
          <w:szCs w:val="18"/>
        </w:rPr>
        <w:t xml:space="preserve">atau gunakan file yang ada) minimal terdiri dari 2 buah slide. </w:t>
      </w:r>
    </w:p>
    <w:p w:rsidR="00000000" w:rsidRPr="00680355" w:rsidRDefault="00D45F1E" w:rsidP="00680355">
      <w:pPr>
        <w:numPr>
          <w:ilvl w:val="0"/>
          <w:numId w:val="10"/>
        </w:numPr>
        <w:shd w:val="clear" w:color="auto" w:fill="FFFFFF"/>
        <w:jc w:val="both"/>
        <w:textAlignment w:val="baseline"/>
        <w:rPr>
          <w:rFonts w:ascii="Times New Roman" w:hAnsi="Times New Roman" w:cs="Times New Roman"/>
          <w:color w:val="000000"/>
          <w:sz w:val="24"/>
          <w:szCs w:val="18"/>
        </w:rPr>
      </w:pPr>
      <w:r w:rsidRPr="00680355">
        <w:rPr>
          <w:rFonts w:ascii="Times New Roman" w:hAnsi="Times New Roman" w:cs="Times New Roman"/>
          <w:color w:val="000000"/>
          <w:sz w:val="24"/>
          <w:szCs w:val="18"/>
        </w:rPr>
        <w:t xml:space="preserve">Masih menggunakan file </w:t>
      </w:r>
      <w:r w:rsidRPr="00680355">
        <w:rPr>
          <w:rFonts w:ascii="Times New Roman" w:hAnsi="Times New Roman" w:cs="Times New Roman"/>
          <w:color w:val="000000"/>
          <w:sz w:val="24"/>
          <w:szCs w:val="18"/>
          <w:lang/>
        </w:rPr>
        <w:t>presentasi yang sama.</w:t>
      </w:r>
      <w:r w:rsidRPr="00680355">
        <w:rPr>
          <w:rFonts w:ascii="Times New Roman" w:hAnsi="Times New Roman" w:cs="Times New Roman"/>
          <w:b/>
          <w:bCs/>
          <w:i/>
          <w:iCs/>
          <w:color w:val="000000"/>
          <w:sz w:val="24"/>
          <w:szCs w:val="18"/>
        </w:rPr>
        <w:t xml:space="preserve"> </w:t>
      </w:r>
    </w:p>
    <w:p w:rsidR="00000000" w:rsidRPr="00680355" w:rsidRDefault="00D45F1E" w:rsidP="00680355">
      <w:pPr>
        <w:numPr>
          <w:ilvl w:val="0"/>
          <w:numId w:val="10"/>
        </w:numPr>
        <w:shd w:val="clear" w:color="auto" w:fill="FFFFFF"/>
        <w:jc w:val="both"/>
        <w:textAlignment w:val="baseline"/>
        <w:rPr>
          <w:rFonts w:ascii="Times New Roman" w:hAnsi="Times New Roman" w:cs="Times New Roman"/>
          <w:color w:val="000000"/>
          <w:sz w:val="24"/>
          <w:szCs w:val="18"/>
        </w:rPr>
      </w:pPr>
      <w:r w:rsidRPr="00680355">
        <w:rPr>
          <w:rFonts w:ascii="Times New Roman" w:hAnsi="Times New Roman" w:cs="Times New Roman"/>
          <w:color w:val="000000"/>
          <w:sz w:val="24"/>
          <w:szCs w:val="18"/>
        </w:rPr>
        <w:t xml:space="preserve">Aktifkan slide yang akan diterapkan Themesnya. </w:t>
      </w:r>
    </w:p>
    <w:p w:rsidR="00000000" w:rsidRDefault="00D45F1E" w:rsidP="00680355">
      <w:pPr>
        <w:numPr>
          <w:ilvl w:val="0"/>
          <w:numId w:val="10"/>
        </w:numPr>
        <w:shd w:val="clear" w:color="auto" w:fill="FFFFFF"/>
        <w:jc w:val="both"/>
        <w:textAlignment w:val="baseline"/>
        <w:rPr>
          <w:rFonts w:ascii="Times New Roman" w:hAnsi="Times New Roman" w:cs="Times New Roman"/>
          <w:color w:val="000000"/>
          <w:sz w:val="24"/>
          <w:szCs w:val="18"/>
        </w:rPr>
      </w:pPr>
      <w:r w:rsidRPr="00680355">
        <w:rPr>
          <w:rFonts w:ascii="Times New Roman" w:hAnsi="Times New Roman" w:cs="Times New Roman"/>
          <w:color w:val="000000"/>
          <w:sz w:val="24"/>
          <w:szCs w:val="18"/>
        </w:rPr>
        <w:t xml:space="preserve">Klik tab menu </w:t>
      </w:r>
      <w:r w:rsidRPr="00680355">
        <w:rPr>
          <w:rFonts w:ascii="Times New Roman" w:hAnsi="Times New Roman" w:cs="Times New Roman"/>
          <w:i/>
          <w:iCs/>
          <w:color w:val="000000"/>
          <w:sz w:val="24"/>
          <w:szCs w:val="18"/>
        </w:rPr>
        <w:t xml:space="preserve">Design, kemudian klik </w:t>
      </w:r>
      <w:r w:rsidRPr="00680355">
        <w:rPr>
          <w:rFonts w:ascii="Times New Roman" w:hAnsi="Times New Roman" w:cs="Times New Roman"/>
          <w:i/>
          <w:iCs/>
          <w:color w:val="000000"/>
          <w:sz w:val="24"/>
          <w:szCs w:val="18"/>
        </w:rPr>
        <w:t>ikon menu</w:t>
      </w:r>
      <w:r w:rsidRPr="00680355">
        <w:rPr>
          <w:rFonts w:ascii="Times New Roman" w:hAnsi="Times New Roman" w:cs="Times New Roman"/>
          <w:i/>
          <w:iCs/>
          <w:color w:val="000000"/>
          <w:sz w:val="24"/>
          <w:szCs w:val="18"/>
          <w:lang w:val="id-ID"/>
        </w:rPr>
        <w:t xml:space="preserve"> </w:t>
      </w:r>
      <w:r w:rsidRPr="00680355">
        <w:rPr>
          <w:rFonts w:ascii="Times New Roman" w:hAnsi="Times New Roman" w:cs="Times New Roman"/>
          <w:i/>
          <w:iCs/>
          <w:color w:val="000000"/>
          <w:sz w:val="24"/>
          <w:szCs w:val="18"/>
        </w:rPr>
        <w:t>More Themes.</w:t>
      </w:r>
      <w:r w:rsidRPr="00680355">
        <w:rPr>
          <w:rFonts w:ascii="Times New Roman" w:hAnsi="Times New Roman" w:cs="Times New Roman"/>
          <w:color w:val="000000"/>
          <w:sz w:val="24"/>
          <w:szCs w:val="18"/>
        </w:rPr>
        <w:t xml:space="preserve"> </w:t>
      </w:r>
    </w:p>
    <w:p w:rsidR="00680355" w:rsidRPr="00680355" w:rsidRDefault="00680355" w:rsidP="00680355">
      <w:pPr>
        <w:numPr>
          <w:ilvl w:val="0"/>
          <w:numId w:val="10"/>
        </w:numPr>
        <w:shd w:val="clear" w:color="auto" w:fill="FFFFFF"/>
        <w:jc w:val="both"/>
        <w:textAlignment w:val="baseline"/>
        <w:rPr>
          <w:rFonts w:ascii="Times New Roman" w:hAnsi="Times New Roman" w:cs="Times New Roman"/>
          <w:color w:val="000000"/>
          <w:sz w:val="24"/>
          <w:szCs w:val="18"/>
        </w:rPr>
      </w:pPr>
      <w:r w:rsidRPr="00680355">
        <w:rPr>
          <w:rFonts w:ascii="Times New Roman" w:hAnsi="Times New Roman" w:cs="Times New Roman"/>
          <w:color w:val="000000"/>
          <w:sz w:val="24"/>
          <w:szCs w:val="18"/>
        </w:rPr>
        <w:t xml:space="preserve">kotak dialog themes yang muncul, pilih jenis themes misalnya </w:t>
      </w:r>
      <w:r w:rsidRPr="00680355">
        <w:rPr>
          <w:rFonts w:ascii="Times New Roman" w:hAnsi="Times New Roman" w:cs="Times New Roman"/>
          <w:iCs/>
          <w:color w:val="000000"/>
          <w:sz w:val="24"/>
          <w:szCs w:val="18"/>
        </w:rPr>
        <w:t>Opulent. Coba anda perhatikan perubahannya.</w:t>
      </w:r>
    </w:p>
    <w:p w:rsidR="00680355" w:rsidRPr="00680355" w:rsidRDefault="00D45F1E" w:rsidP="00680355">
      <w:pPr>
        <w:numPr>
          <w:ilvl w:val="0"/>
          <w:numId w:val="10"/>
        </w:numPr>
        <w:shd w:val="clear" w:color="auto" w:fill="FFFFFF"/>
        <w:jc w:val="both"/>
        <w:textAlignment w:val="baseline"/>
        <w:rPr>
          <w:rFonts w:ascii="Times New Roman" w:hAnsi="Times New Roman" w:cs="Times New Roman"/>
          <w:color w:val="000000"/>
          <w:sz w:val="24"/>
          <w:szCs w:val="18"/>
        </w:rPr>
      </w:pPr>
      <w:r w:rsidRPr="00680355">
        <w:rPr>
          <w:rFonts w:ascii="Times New Roman" w:hAnsi="Times New Roman" w:cs="Times New Roman"/>
          <w:color w:val="000000"/>
          <w:sz w:val="24"/>
          <w:szCs w:val="18"/>
        </w:rPr>
        <w:lastRenderedPageBreak/>
        <w:t xml:space="preserve">Coba anda terapkan untuk jenis themes yang lainnya, kemudian setelah selesai, coba anda simpan kembali file anda </w:t>
      </w:r>
      <w:r w:rsidRPr="00680355">
        <w:rPr>
          <w:rFonts w:ascii="Times New Roman" w:hAnsi="Times New Roman" w:cs="Times New Roman"/>
          <w:i/>
          <w:iCs/>
          <w:color w:val="000000"/>
          <w:sz w:val="24"/>
          <w:szCs w:val="18"/>
        </w:rPr>
        <w:t>(Ctrl+S).</w:t>
      </w:r>
      <w:r w:rsidRPr="00680355">
        <w:rPr>
          <w:rFonts w:ascii="Times New Roman" w:hAnsi="Times New Roman" w:cs="Times New Roman"/>
          <w:color w:val="000000"/>
          <w:sz w:val="24"/>
          <w:szCs w:val="18"/>
        </w:rPr>
        <w:t xml:space="preserve"> </w:t>
      </w:r>
    </w:p>
    <w:p w:rsidR="00373C89" w:rsidRPr="00373C89" w:rsidRDefault="00373C89" w:rsidP="00373C89">
      <w:pPr>
        <w:pStyle w:val="ListParagraph"/>
        <w:shd w:val="clear" w:color="auto" w:fill="F0F0F0"/>
        <w:spacing w:line="240" w:lineRule="auto"/>
        <w:jc w:val="both"/>
        <w:textAlignment w:val="baseline"/>
        <w:rPr>
          <w:rFonts w:ascii="inherit" w:eastAsia="Times New Roman" w:hAnsi="inherit" w:cs="Arial"/>
          <w:iCs/>
          <w:color w:val="444444"/>
          <w:sz w:val="23"/>
          <w:szCs w:val="23"/>
        </w:rPr>
      </w:pPr>
      <w:r>
        <w:rPr>
          <w:rFonts w:ascii="Arial" w:hAnsi="Arial" w:cs="Arial"/>
          <w:noProof/>
          <w:color w:val="6186A6"/>
          <w:sz w:val="18"/>
          <w:szCs w:val="18"/>
          <w:bdr w:val="none" w:sz="0" w:space="0" w:color="auto" w:frame="1"/>
          <w:shd w:val="clear" w:color="auto" w:fill="FFFFFF"/>
        </w:rPr>
        <w:drawing>
          <wp:inline distT="0" distB="0" distL="0" distR="0">
            <wp:extent cx="6096000" cy="3048000"/>
            <wp:effectExtent l="19050" t="0" r="0" b="0"/>
            <wp:docPr id="6" name="Picture 1" descr="mengganti theme sl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ganti theme slide">
                      <a:hlinkClick r:id="rId16"/>
                    </pic:cNvPr>
                    <pic:cNvPicPr>
                      <a:picLocks noChangeAspect="1" noChangeArrowheads="1"/>
                    </pic:cNvPicPr>
                  </pic:nvPicPr>
                  <pic:blipFill>
                    <a:blip r:embed="rId17"/>
                    <a:srcRect/>
                    <a:stretch>
                      <a:fillRect/>
                    </a:stretch>
                  </pic:blipFill>
                  <pic:spPr bwMode="auto">
                    <a:xfrm>
                      <a:off x="0" y="0"/>
                      <a:ext cx="6096000" cy="3048000"/>
                    </a:xfrm>
                    <a:prstGeom prst="rect">
                      <a:avLst/>
                    </a:prstGeom>
                    <a:noFill/>
                    <a:ln w="9525">
                      <a:noFill/>
                      <a:miter lim="800000"/>
                      <a:headEnd/>
                      <a:tailEnd/>
                    </a:ln>
                  </pic:spPr>
                </pic:pic>
              </a:graphicData>
            </a:graphic>
          </wp:inline>
        </w:drawing>
      </w:r>
      <w:r>
        <w:rPr>
          <w:rFonts w:ascii="Arial" w:hAnsi="Arial" w:cs="Arial"/>
          <w:color w:val="000000"/>
          <w:sz w:val="18"/>
          <w:szCs w:val="18"/>
        </w:rPr>
        <w:br/>
      </w:r>
      <w:r>
        <w:rPr>
          <w:rFonts w:ascii="Arial" w:hAnsi="Arial" w:cs="Arial"/>
          <w:color w:val="000000"/>
          <w:sz w:val="18"/>
          <w:szCs w:val="18"/>
          <w:shd w:val="clear" w:color="auto" w:fill="FFFFFF"/>
        </w:rPr>
        <w:t>Untuk mengganti warna tema, klik saja pada menu</w:t>
      </w:r>
      <w:r>
        <w:rPr>
          <w:rStyle w:val="Strong"/>
          <w:rFonts w:ascii="Arial" w:hAnsi="Arial" w:cs="Arial"/>
          <w:color w:val="000000"/>
          <w:sz w:val="18"/>
          <w:szCs w:val="18"/>
          <w:bdr w:val="none" w:sz="0" w:space="0" w:color="auto" w:frame="1"/>
          <w:shd w:val="clear" w:color="auto" w:fill="FFFFFF"/>
        </w:rPr>
        <w:t> colors</w:t>
      </w:r>
      <w:r>
        <w:rPr>
          <w:rFonts w:ascii="Arial" w:hAnsi="Arial" w:cs="Arial"/>
          <w:color w:val="000000"/>
          <w:sz w:val="18"/>
          <w:szCs w:val="18"/>
          <w:shd w:val="clear" w:color="auto" w:fill="FFFFFF"/>
        </w:rPr>
        <w:t> di sebelah kanan.</w:t>
      </w:r>
      <w:r>
        <w:rPr>
          <w:rFonts w:ascii="Arial" w:hAnsi="Arial" w:cs="Arial"/>
          <w:color w:val="000000"/>
          <w:sz w:val="18"/>
          <w:szCs w:val="18"/>
        </w:rPr>
        <w:br/>
      </w:r>
      <w:r>
        <w:rPr>
          <w:rFonts w:ascii="Arial" w:hAnsi="Arial" w:cs="Arial"/>
          <w:noProof/>
          <w:color w:val="6186A6"/>
          <w:sz w:val="18"/>
          <w:szCs w:val="18"/>
          <w:bdr w:val="none" w:sz="0" w:space="0" w:color="auto" w:frame="1"/>
          <w:shd w:val="clear" w:color="auto" w:fill="FFFFFF"/>
        </w:rPr>
        <w:drawing>
          <wp:inline distT="0" distB="0" distL="0" distR="0">
            <wp:extent cx="6096000" cy="3000375"/>
            <wp:effectExtent l="19050" t="0" r="0" b="0"/>
            <wp:docPr id="5" name="Picture 2" descr="change theme colo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theme color">
                      <a:hlinkClick r:id="rId18"/>
                    </pic:cNvPr>
                    <pic:cNvPicPr>
                      <a:picLocks noChangeAspect="1" noChangeArrowheads="1"/>
                    </pic:cNvPicPr>
                  </pic:nvPicPr>
                  <pic:blipFill>
                    <a:blip r:embed="rId19"/>
                    <a:srcRect/>
                    <a:stretch>
                      <a:fillRect/>
                    </a:stretch>
                  </pic:blipFill>
                  <pic:spPr bwMode="auto">
                    <a:xfrm>
                      <a:off x="0" y="0"/>
                      <a:ext cx="6096000" cy="3000375"/>
                    </a:xfrm>
                    <a:prstGeom prst="rect">
                      <a:avLst/>
                    </a:prstGeom>
                    <a:noFill/>
                    <a:ln w="9525">
                      <a:noFill/>
                      <a:miter lim="800000"/>
                      <a:headEnd/>
                      <a:tailEnd/>
                    </a:ln>
                  </pic:spPr>
                </pic:pic>
              </a:graphicData>
            </a:graphic>
          </wp:inline>
        </w:drawing>
      </w:r>
    </w:p>
    <w:p w:rsidR="00373C89" w:rsidRDefault="00373C89" w:rsidP="00373C89">
      <w:pPr>
        <w:pStyle w:val="ListParagraph"/>
        <w:shd w:val="clear" w:color="auto" w:fill="F0F0F0"/>
        <w:spacing w:line="240" w:lineRule="auto"/>
        <w:jc w:val="both"/>
        <w:textAlignment w:val="baseline"/>
        <w:rPr>
          <w:rFonts w:ascii="inherit" w:eastAsia="Times New Roman" w:hAnsi="inherit" w:cs="Arial"/>
          <w:iCs/>
          <w:color w:val="444444"/>
          <w:sz w:val="23"/>
          <w:szCs w:val="23"/>
        </w:rPr>
      </w:pPr>
    </w:p>
    <w:p w:rsidR="00680355" w:rsidRDefault="00373C89" w:rsidP="00680355">
      <w:pPr>
        <w:pStyle w:val="ListParagraph"/>
        <w:numPr>
          <w:ilvl w:val="0"/>
          <w:numId w:val="9"/>
        </w:numPr>
        <w:shd w:val="clear" w:color="auto" w:fill="FFFFFF"/>
        <w:spacing w:after="60" w:line="240" w:lineRule="auto"/>
        <w:outlineLvl w:val="0"/>
        <w:rPr>
          <w:rFonts w:ascii="Times New Roman" w:eastAsia="Times New Roman" w:hAnsi="Times New Roman" w:cs="Times New Roman"/>
          <w:color w:val="333333"/>
          <w:kern w:val="36"/>
          <w:sz w:val="28"/>
          <w:szCs w:val="48"/>
        </w:rPr>
      </w:pPr>
      <w:r w:rsidRPr="00680355">
        <w:rPr>
          <w:rFonts w:ascii="Times New Roman" w:eastAsia="Times New Roman" w:hAnsi="Times New Roman" w:cs="Times New Roman"/>
          <w:color w:val="333333"/>
          <w:kern w:val="36"/>
          <w:sz w:val="28"/>
          <w:szCs w:val="48"/>
        </w:rPr>
        <w:t>Cara Menggunakan Multiple Themes Dalam Satu Presentasi</w:t>
      </w:r>
    </w:p>
    <w:p w:rsidR="00680355" w:rsidRDefault="00680355" w:rsidP="00680355">
      <w:pPr>
        <w:shd w:val="clear" w:color="auto" w:fill="FFFFFF"/>
        <w:spacing w:after="60" w:line="240" w:lineRule="auto"/>
        <w:ind w:left="284"/>
        <w:outlineLvl w:val="0"/>
        <w:rPr>
          <w:rFonts w:ascii="Helvetica" w:hAnsi="Helvetica"/>
          <w:color w:val="333333"/>
        </w:rPr>
      </w:pPr>
    </w:p>
    <w:p w:rsidR="00373C89" w:rsidRPr="004D57F4" w:rsidRDefault="00373C89" w:rsidP="00680355">
      <w:pPr>
        <w:shd w:val="clear" w:color="auto" w:fill="FFFFFF"/>
        <w:spacing w:after="60" w:line="240" w:lineRule="auto"/>
        <w:ind w:left="284" w:firstLine="360"/>
        <w:outlineLvl w:val="0"/>
        <w:rPr>
          <w:rFonts w:ascii="Times New Roman" w:eastAsia="Times New Roman" w:hAnsi="Times New Roman" w:cs="Times New Roman"/>
          <w:color w:val="333333"/>
          <w:kern w:val="36"/>
          <w:sz w:val="24"/>
          <w:szCs w:val="24"/>
        </w:rPr>
      </w:pPr>
      <w:r w:rsidRPr="004D57F4">
        <w:rPr>
          <w:rFonts w:ascii="Times New Roman" w:hAnsi="Times New Roman" w:cs="Times New Roman"/>
          <w:color w:val="333333"/>
          <w:sz w:val="24"/>
          <w:szCs w:val="24"/>
        </w:rPr>
        <w:t>Agar presentasi yang kita lakukan tidak monoton dengan tampilan template yang itu-itu saja alias tidak ganti-ganti, menggunakan multiple theme (banyak template) dalam satu presentasi bisa menjadi solusinya.</w:t>
      </w:r>
      <w:r w:rsidR="00680355" w:rsidRPr="004D57F4">
        <w:rPr>
          <w:rFonts w:ascii="Times New Roman" w:hAnsi="Times New Roman" w:cs="Times New Roman"/>
          <w:color w:val="333333"/>
          <w:sz w:val="24"/>
          <w:szCs w:val="24"/>
        </w:rPr>
        <w:t xml:space="preserve"> </w:t>
      </w:r>
      <w:r w:rsidRPr="004D57F4">
        <w:rPr>
          <w:rFonts w:ascii="Times New Roman" w:hAnsi="Times New Roman" w:cs="Times New Roman"/>
          <w:color w:val="333333"/>
          <w:sz w:val="24"/>
          <w:szCs w:val="24"/>
        </w:rPr>
        <w:t>langkah pertama yang Anda lakukan untuk menggunakan multiple themes dalam satu presentasi, silahkan buka slide yang sudah ada. Pada contoh ini</w:t>
      </w:r>
      <w:r w:rsidR="004D57F4" w:rsidRPr="004D57F4">
        <w:rPr>
          <w:rFonts w:ascii="Times New Roman" w:hAnsi="Times New Roman" w:cs="Times New Roman"/>
          <w:color w:val="333333"/>
          <w:sz w:val="24"/>
          <w:szCs w:val="24"/>
        </w:rPr>
        <w:t xml:space="preserve">: </w:t>
      </w:r>
    </w:p>
    <w:p w:rsidR="00373C89" w:rsidRPr="004D57F4" w:rsidRDefault="00373C89" w:rsidP="004D57F4">
      <w:pPr>
        <w:pStyle w:val="NormalWeb"/>
        <w:numPr>
          <w:ilvl w:val="0"/>
          <w:numId w:val="12"/>
        </w:numPr>
        <w:shd w:val="clear" w:color="auto" w:fill="FFFFFF"/>
        <w:spacing w:before="0" w:beforeAutospacing="0" w:after="360" w:afterAutospacing="0"/>
        <w:jc w:val="both"/>
        <w:rPr>
          <w:b/>
          <w:color w:val="333333"/>
        </w:rPr>
      </w:pPr>
      <w:r w:rsidRPr="004D57F4">
        <w:rPr>
          <w:color w:val="333333"/>
        </w:rPr>
        <w:lastRenderedPageBreak/>
        <w:t>Kemudian aktifkan/klik slide kedua, pilih tab menu design, klik kanan pada theme yang dipilih (pada contoh ini saya memilih theme civic) lalu klik </w:t>
      </w:r>
      <w:r w:rsidRPr="004D57F4">
        <w:rPr>
          <w:rStyle w:val="Strong"/>
          <w:b w:val="0"/>
          <w:color w:val="333333"/>
        </w:rPr>
        <w:t>apply to selected slides</w:t>
      </w:r>
      <w:r w:rsidRPr="004D57F4">
        <w:rPr>
          <w:b/>
          <w:color w:val="333333"/>
        </w:rPr>
        <w:t>.</w:t>
      </w:r>
    </w:p>
    <w:p w:rsidR="004D57F4" w:rsidRDefault="00373C89" w:rsidP="004D57F4">
      <w:pPr>
        <w:pStyle w:val="NormalWeb"/>
        <w:shd w:val="clear" w:color="auto" w:fill="FFFFFF"/>
        <w:spacing w:before="0" w:beforeAutospacing="0" w:after="360" w:afterAutospacing="0"/>
        <w:ind w:left="1004"/>
        <w:rPr>
          <w:rFonts w:ascii="Helvetica" w:hAnsi="Helvetica"/>
          <w:color w:val="333333"/>
        </w:rPr>
      </w:pPr>
      <w:r>
        <w:rPr>
          <w:rFonts w:ascii="Helvetica" w:hAnsi="Helvetica"/>
          <w:noProof/>
          <w:color w:val="222222"/>
        </w:rPr>
        <w:drawing>
          <wp:inline distT="0" distB="0" distL="0" distR="0">
            <wp:extent cx="6016979" cy="3694332"/>
            <wp:effectExtent l="19050" t="0" r="2821" b="0"/>
            <wp:docPr id="12" name="Picture 6" descr="memilih thema slide pertam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ilih thema slide pertama">
                      <a:hlinkClick r:id="rId20"/>
                    </pic:cNvPr>
                    <pic:cNvPicPr>
                      <a:picLocks noChangeAspect="1" noChangeArrowheads="1"/>
                    </pic:cNvPicPr>
                  </pic:nvPicPr>
                  <pic:blipFill>
                    <a:blip r:embed="rId21"/>
                    <a:srcRect/>
                    <a:stretch>
                      <a:fillRect/>
                    </a:stretch>
                  </pic:blipFill>
                  <pic:spPr bwMode="auto">
                    <a:xfrm>
                      <a:off x="0" y="0"/>
                      <a:ext cx="6042131" cy="3709775"/>
                    </a:xfrm>
                    <a:prstGeom prst="rect">
                      <a:avLst/>
                    </a:prstGeom>
                    <a:noFill/>
                    <a:ln w="9525">
                      <a:noFill/>
                      <a:miter lim="800000"/>
                      <a:headEnd/>
                      <a:tailEnd/>
                    </a:ln>
                  </pic:spPr>
                </pic:pic>
              </a:graphicData>
            </a:graphic>
          </wp:inline>
        </w:drawing>
      </w:r>
    </w:p>
    <w:p w:rsidR="004D57F4" w:rsidRPr="004D57F4" w:rsidRDefault="00373C89" w:rsidP="004D57F4">
      <w:pPr>
        <w:pStyle w:val="NormalWeb"/>
        <w:numPr>
          <w:ilvl w:val="0"/>
          <w:numId w:val="12"/>
        </w:numPr>
        <w:shd w:val="clear" w:color="auto" w:fill="FFFFFF"/>
        <w:spacing w:before="0" w:beforeAutospacing="0" w:after="360" w:afterAutospacing="0"/>
        <w:rPr>
          <w:color w:val="333333"/>
        </w:rPr>
      </w:pPr>
      <w:r w:rsidRPr="004D57F4">
        <w:rPr>
          <w:color w:val="333333"/>
        </w:rPr>
        <w:t>Hasil dari theme civic yang telah dipilih, Akan merubah tampilan slide kedua, menjadi seperti gambar di bawah ini:</w:t>
      </w:r>
      <w:r w:rsidRPr="004D57F4">
        <w:rPr>
          <w:noProof/>
          <w:color w:val="222222"/>
        </w:rPr>
        <w:drawing>
          <wp:inline distT="0" distB="0" distL="0" distR="0">
            <wp:extent cx="5219506" cy="3040083"/>
            <wp:effectExtent l="19050" t="0" r="194" b="0"/>
            <wp:docPr id="11" name="Picture 7" descr="hasil mengganti thema slide kedu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mengganti thema slide kedua">
                      <a:hlinkClick r:id="rId22"/>
                    </pic:cNvPr>
                    <pic:cNvPicPr>
                      <a:picLocks noChangeAspect="1" noChangeArrowheads="1"/>
                    </pic:cNvPicPr>
                  </pic:nvPicPr>
                  <pic:blipFill>
                    <a:blip r:embed="rId23"/>
                    <a:srcRect/>
                    <a:stretch>
                      <a:fillRect/>
                    </a:stretch>
                  </pic:blipFill>
                  <pic:spPr bwMode="auto">
                    <a:xfrm>
                      <a:off x="0" y="0"/>
                      <a:ext cx="5246509" cy="3055811"/>
                    </a:xfrm>
                    <a:prstGeom prst="rect">
                      <a:avLst/>
                    </a:prstGeom>
                    <a:noFill/>
                    <a:ln w="9525">
                      <a:noFill/>
                      <a:miter lim="800000"/>
                      <a:headEnd/>
                      <a:tailEnd/>
                    </a:ln>
                  </pic:spPr>
                </pic:pic>
              </a:graphicData>
            </a:graphic>
          </wp:inline>
        </w:drawing>
      </w:r>
    </w:p>
    <w:p w:rsidR="00373C89" w:rsidRPr="004D57F4" w:rsidRDefault="00373C89" w:rsidP="004D57F4">
      <w:pPr>
        <w:pStyle w:val="NormalWeb"/>
        <w:numPr>
          <w:ilvl w:val="0"/>
          <w:numId w:val="12"/>
        </w:numPr>
        <w:shd w:val="clear" w:color="auto" w:fill="FFFFFF"/>
        <w:spacing w:before="0" w:beforeAutospacing="0" w:after="360" w:afterAutospacing="0"/>
        <w:rPr>
          <w:ins w:id="0" w:author="Unknown"/>
          <w:color w:val="000000" w:themeColor="text1"/>
        </w:rPr>
      </w:pPr>
      <w:ins w:id="1" w:author="Unknown">
        <w:r w:rsidRPr="004D57F4">
          <w:rPr>
            <w:color w:val="000000" w:themeColor="text1"/>
          </w:rPr>
          <w:lastRenderedPageBreak/>
          <w:t>Setelah thema pada slide kedua berubah, Selanjutnya silahkan klik slide ketiga dengan cara yang sama seperti mengganti thema pada slide kedua. Pilih menu Design klik kanan pada themes apex lalu pilih apply to selected slides. Hasilnya bisa Anda lihat pada gambar di bawah ini:</w:t>
        </w:r>
      </w:ins>
    </w:p>
    <w:p w:rsidR="00373C89" w:rsidRPr="00F7554C" w:rsidRDefault="00373C89" w:rsidP="004D57F4">
      <w:pPr>
        <w:pStyle w:val="NormalWeb"/>
        <w:shd w:val="clear" w:color="auto" w:fill="FFFFFF"/>
        <w:spacing w:before="0" w:beforeAutospacing="0" w:after="360" w:afterAutospacing="0"/>
        <w:ind w:left="1004"/>
        <w:rPr>
          <w:ins w:id="2" w:author="Unknown"/>
          <w:rFonts w:ascii="Helvetica" w:hAnsi="Helvetica"/>
          <w:color w:val="333333"/>
        </w:rPr>
      </w:pPr>
      <w:r>
        <w:rPr>
          <w:rFonts w:ascii="Helvetica" w:hAnsi="Helvetica"/>
          <w:noProof/>
          <w:color w:val="222222"/>
        </w:rPr>
        <w:drawing>
          <wp:inline distT="0" distB="0" distL="0" distR="0">
            <wp:extent cx="5724672" cy="3322171"/>
            <wp:effectExtent l="19050" t="0" r="9378" b="0"/>
            <wp:docPr id="8" name="Picture 8" descr="mengganti thema slide ketig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gganti thema slide ketiga">
                      <a:hlinkClick r:id="rId24"/>
                    </pic:cNvPr>
                    <pic:cNvPicPr>
                      <a:picLocks noChangeAspect="1" noChangeArrowheads="1"/>
                    </pic:cNvPicPr>
                  </pic:nvPicPr>
                  <pic:blipFill>
                    <a:blip r:embed="rId25"/>
                    <a:srcRect/>
                    <a:stretch>
                      <a:fillRect/>
                    </a:stretch>
                  </pic:blipFill>
                  <pic:spPr bwMode="auto">
                    <a:xfrm>
                      <a:off x="0" y="0"/>
                      <a:ext cx="5727848" cy="3324014"/>
                    </a:xfrm>
                    <a:prstGeom prst="rect">
                      <a:avLst/>
                    </a:prstGeom>
                    <a:noFill/>
                    <a:ln w="9525">
                      <a:noFill/>
                      <a:miter lim="800000"/>
                      <a:headEnd/>
                      <a:tailEnd/>
                    </a:ln>
                  </pic:spPr>
                </pic:pic>
              </a:graphicData>
            </a:graphic>
          </wp:inline>
        </w:drawing>
      </w:r>
      <w:r w:rsidR="004D57F4">
        <w:rPr>
          <w:rFonts w:ascii="Helvetica" w:hAnsi="Helvetica"/>
          <w:color w:val="333333"/>
        </w:rPr>
        <w:t xml:space="preserve">4. </w:t>
      </w:r>
      <w:ins w:id="3" w:author="Unknown">
        <w:r w:rsidRPr="004D57F4">
          <w:rPr>
            <w:color w:val="333333"/>
          </w:rPr>
          <w:t>Untuk slide keempat, silahkan pilih kembali menu design, pilih themes flow klik kanan lalu klik apply to selected slides. Hasil dari pengerjaan slide keempat ini, terlihat seperti gambar di bawa</w:t>
        </w:r>
      </w:ins>
      <w:r>
        <w:rPr>
          <w:rFonts w:ascii="Helvetica" w:hAnsi="Helvetica"/>
          <w:noProof/>
          <w:color w:val="222222"/>
        </w:rPr>
        <w:drawing>
          <wp:inline distT="0" distB="0" distL="0" distR="0">
            <wp:extent cx="5794535" cy="3438572"/>
            <wp:effectExtent l="19050" t="0" r="0" b="0"/>
            <wp:docPr id="7" name="Picture 9" descr="mengganti slide template keempa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gganti slide template keempat">
                      <a:hlinkClick r:id="rId26"/>
                    </pic:cNvPr>
                    <pic:cNvPicPr>
                      <a:picLocks noChangeAspect="1" noChangeArrowheads="1"/>
                    </pic:cNvPicPr>
                  </pic:nvPicPr>
                  <pic:blipFill>
                    <a:blip r:embed="rId27"/>
                    <a:srcRect/>
                    <a:stretch>
                      <a:fillRect/>
                    </a:stretch>
                  </pic:blipFill>
                  <pic:spPr bwMode="auto">
                    <a:xfrm>
                      <a:off x="0" y="0"/>
                      <a:ext cx="5813365" cy="3449746"/>
                    </a:xfrm>
                    <a:prstGeom prst="rect">
                      <a:avLst/>
                    </a:prstGeom>
                    <a:noFill/>
                    <a:ln w="9525">
                      <a:noFill/>
                      <a:miter lim="800000"/>
                      <a:headEnd/>
                      <a:tailEnd/>
                    </a:ln>
                  </pic:spPr>
                </pic:pic>
              </a:graphicData>
            </a:graphic>
          </wp:inline>
        </w:drawing>
      </w:r>
      <w:r w:rsidR="004D57F4">
        <w:rPr>
          <w:color w:val="333333"/>
        </w:rPr>
        <w:lastRenderedPageBreak/>
        <w:t xml:space="preserve">5. </w:t>
      </w:r>
      <w:ins w:id="4" w:author="Unknown">
        <w:r w:rsidRPr="00F7554C">
          <w:rPr>
            <w:rFonts w:ascii="Helvetica" w:hAnsi="Helvetica"/>
            <w:color w:val="333333"/>
          </w:rPr>
          <w:t>Hasil dari pengerjaan slide kedua sampai keempat yang telah dirubah menggunakan thema yang berbeda, bisa dilihat seperti gambar di bawah ini:</w:t>
        </w:r>
      </w:ins>
    </w:p>
    <w:p w:rsidR="00373C89" w:rsidRDefault="00373C89" w:rsidP="004D57F4">
      <w:pPr>
        <w:pStyle w:val="NormalWeb"/>
        <w:shd w:val="clear" w:color="auto" w:fill="FFFFFF"/>
        <w:spacing w:before="0" w:beforeAutospacing="0" w:after="360" w:afterAutospacing="0"/>
        <w:ind w:left="1004"/>
        <w:rPr>
          <w:ins w:id="5" w:author="Unknown"/>
          <w:rFonts w:ascii="Helvetica" w:hAnsi="Helvetica"/>
          <w:color w:val="333333"/>
        </w:rPr>
      </w:pPr>
      <w:r>
        <w:rPr>
          <w:rFonts w:ascii="Helvetica" w:hAnsi="Helvetica"/>
          <w:noProof/>
          <w:color w:val="222222"/>
        </w:rPr>
        <w:drawing>
          <wp:inline distT="0" distB="0" distL="0" distR="0">
            <wp:extent cx="5952034" cy="2081348"/>
            <wp:effectExtent l="19050" t="0" r="0" b="0"/>
            <wp:docPr id="10" name="Picture 10" descr="hasil akhir dari menggunakan multiple templa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il akhir dari menggunakan multiple template">
                      <a:hlinkClick r:id="rId28"/>
                    </pic:cNvPr>
                    <pic:cNvPicPr>
                      <a:picLocks noChangeAspect="1" noChangeArrowheads="1"/>
                    </pic:cNvPicPr>
                  </pic:nvPicPr>
                  <pic:blipFill>
                    <a:blip r:embed="rId29"/>
                    <a:srcRect/>
                    <a:stretch>
                      <a:fillRect/>
                    </a:stretch>
                  </pic:blipFill>
                  <pic:spPr bwMode="auto">
                    <a:xfrm>
                      <a:off x="0" y="0"/>
                      <a:ext cx="5989561" cy="2094471"/>
                    </a:xfrm>
                    <a:prstGeom prst="rect">
                      <a:avLst/>
                    </a:prstGeom>
                    <a:noFill/>
                    <a:ln w="9525">
                      <a:noFill/>
                      <a:miter lim="800000"/>
                      <a:headEnd/>
                      <a:tailEnd/>
                    </a:ln>
                  </pic:spPr>
                </pic:pic>
              </a:graphicData>
            </a:graphic>
          </wp:inline>
        </w:drawing>
      </w:r>
    </w:p>
    <w:p w:rsidR="00015153" w:rsidRPr="00D45F1E" w:rsidRDefault="00015153" w:rsidP="00D45F1E">
      <w:pPr>
        <w:shd w:val="clear" w:color="auto" w:fill="FFFFFF"/>
        <w:spacing w:after="420" w:line="240" w:lineRule="auto"/>
        <w:rPr>
          <w:rFonts w:ascii="Times New Roman" w:hAnsi="Times New Roman" w:cs="Times New Roman"/>
          <w:bCs/>
          <w:color w:val="222222"/>
          <w:sz w:val="28"/>
          <w:shd w:val="clear" w:color="auto" w:fill="FFFFFF"/>
        </w:rPr>
      </w:pPr>
      <w:r w:rsidRPr="004D57F4">
        <w:rPr>
          <w:rFonts w:ascii="Times New Roman" w:hAnsi="Times New Roman" w:cs="Times New Roman"/>
          <w:b/>
          <w:bCs/>
          <w:color w:val="222222"/>
          <w:sz w:val="28"/>
          <w:shd w:val="clear" w:color="auto" w:fill="FFFFFF"/>
        </w:rPr>
        <w:br/>
      </w:r>
      <w:r w:rsidR="00D45F1E" w:rsidRPr="00D45F1E">
        <w:rPr>
          <w:rFonts w:ascii="Times New Roman" w:hAnsi="Times New Roman" w:cs="Times New Roman"/>
          <w:bCs/>
          <w:color w:val="222222"/>
          <w:sz w:val="28"/>
          <w:shd w:val="clear" w:color="auto" w:fill="FFFFFF"/>
        </w:rPr>
        <w:t xml:space="preserve">    G.</w:t>
      </w:r>
      <w:r w:rsidR="00D45F1E" w:rsidRPr="00D45F1E">
        <w:rPr>
          <w:rFonts w:ascii="Times New Roman" w:hAnsi="Times New Roman" w:cs="Times New Roman"/>
          <w:bCs/>
          <w:color w:val="222222"/>
          <w:sz w:val="28"/>
          <w:shd w:val="clear" w:color="auto" w:fill="FFFFFF"/>
        </w:rPr>
        <w:tab/>
      </w:r>
      <w:r w:rsidRPr="00D45F1E">
        <w:rPr>
          <w:rFonts w:ascii="Times New Roman" w:hAnsi="Times New Roman" w:cs="Times New Roman"/>
          <w:bCs/>
          <w:color w:val="222222"/>
          <w:sz w:val="28"/>
          <w:shd w:val="clear" w:color="auto" w:fill="FFFFFF"/>
        </w:rPr>
        <w:t>Mengedit Format Theme</w:t>
      </w:r>
    </w:p>
    <w:p w:rsidR="00015153" w:rsidRPr="00D45F1E" w:rsidRDefault="00015153" w:rsidP="00D45F1E">
      <w:pPr>
        <w:pStyle w:val="ListParagraph"/>
        <w:shd w:val="clear" w:color="auto" w:fill="FFFFFF"/>
        <w:spacing w:after="420"/>
        <w:rPr>
          <w:rFonts w:ascii="Times New Roman" w:hAnsi="Times New Roman" w:cs="Times New Roman"/>
          <w:bCs/>
          <w:color w:val="222222"/>
          <w:shd w:val="clear" w:color="auto" w:fill="FFFFFF"/>
        </w:rPr>
      </w:pPr>
      <w:r w:rsidRPr="00D45F1E">
        <w:rPr>
          <w:rFonts w:ascii="Times New Roman" w:hAnsi="Times New Roman" w:cs="Times New Roman"/>
          <w:bCs/>
          <w:color w:val="222222"/>
          <w:sz w:val="24"/>
          <w:shd w:val="clear" w:color="auto" w:fill="FFFFFF"/>
        </w:rPr>
        <w:t xml:space="preserve">1.Masih menggunakan file presentasi </w:t>
      </w:r>
      <w:r w:rsidRPr="00D45F1E">
        <w:rPr>
          <w:rFonts w:ascii="Times New Roman" w:hAnsi="Times New Roman" w:cs="Times New Roman"/>
          <w:bCs/>
          <w:color w:val="222222"/>
          <w:sz w:val="24"/>
          <w:shd w:val="clear" w:color="auto" w:fill="FFFFFF"/>
          <w:lang/>
        </w:rPr>
        <w:t>yang sama.</w:t>
      </w:r>
      <w:r w:rsidRPr="00D45F1E">
        <w:rPr>
          <w:rFonts w:ascii="Times New Roman" w:hAnsi="Times New Roman" w:cs="Times New Roman"/>
          <w:bCs/>
          <w:i/>
          <w:iCs/>
          <w:color w:val="222222"/>
          <w:sz w:val="24"/>
          <w:shd w:val="clear" w:color="auto" w:fill="FFFFFF"/>
        </w:rPr>
        <w:t xml:space="preserve"> </w:t>
      </w:r>
      <w:r w:rsidRPr="00D45F1E">
        <w:rPr>
          <w:rFonts w:ascii="Times New Roman" w:hAnsi="Times New Roman" w:cs="Times New Roman"/>
          <w:bCs/>
          <w:color w:val="222222"/>
          <w:sz w:val="24"/>
          <w:shd w:val="clear" w:color="auto" w:fill="FFFFFF"/>
        </w:rPr>
        <w:br/>
        <w:t xml:space="preserve">2. Aktifkan slide 3. </w:t>
      </w:r>
      <w:r w:rsidRPr="00D45F1E">
        <w:rPr>
          <w:rFonts w:ascii="Times New Roman" w:hAnsi="Times New Roman" w:cs="Times New Roman"/>
          <w:bCs/>
          <w:color w:val="222222"/>
          <w:sz w:val="24"/>
          <w:shd w:val="clear" w:color="auto" w:fill="FFFFFF"/>
        </w:rPr>
        <w:br/>
        <w:t xml:space="preserve">3. Klik tab menu </w:t>
      </w:r>
      <w:r w:rsidRPr="00D45F1E">
        <w:rPr>
          <w:rFonts w:ascii="Times New Roman" w:hAnsi="Times New Roman" w:cs="Times New Roman"/>
          <w:bCs/>
          <w:i/>
          <w:iCs/>
          <w:color w:val="222222"/>
          <w:sz w:val="24"/>
          <w:shd w:val="clear" w:color="auto" w:fill="FFFFFF"/>
        </w:rPr>
        <w:t xml:space="preserve">Design &gt; Colours &gt; Slostice. Lihat perubahannya. </w:t>
      </w:r>
      <w:r w:rsidRPr="00D45F1E">
        <w:rPr>
          <w:rFonts w:ascii="Times New Roman" w:hAnsi="Times New Roman" w:cs="Times New Roman"/>
          <w:bCs/>
          <w:i/>
          <w:iCs/>
          <w:color w:val="222222"/>
          <w:shd w:val="clear" w:color="auto" w:fill="FFFFFF"/>
        </w:rPr>
        <w:tab/>
      </w:r>
    </w:p>
    <w:p w:rsidR="00015153" w:rsidRDefault="00015153" w:rsidP="00D45F1E">
      <w:pPr>
        <w:shd w:val="clear" w:color="auto" w:fill="FFFFFF"/>
        <w:spacing w:after="420" w:line="240" w:lineRule="auto"/>
        <w:jc w:val="center"/>
        <w:rPr>
          <w:rFonts w:ascii="Arial" w:hAnsi="Arial" w:cs="Arial"/>
          <w:bCs/>
          <w:color w:val="222222"/>
          <w:shd w:val="clear" w:color="auto" w:fill="FFFFFF"/>
        </w:rPr>
      </w:pPr>
      <w:r w:rsidRPr="00015153">
        <w:rPr>
          <w:rFonts w:ascii="Arial" w:hAnsi="Arial" w:cs="Arial"/>
          <w:bCs/>
          <w:color w:val="222222"/>
          <w:shd w:val="clear" w:color="auto" w:fill="FFFFFF"/>
        </w:rPr>
        <w:drawing>
          <wp:inline distT="0" distB="0" distL="0" distR="0">
            <wp:extent cx="5142016" cy="2755075"/>
            <wp:effectExtent l="19050" t="0" r="1484" b="0"/>
            <wp:docPr id="14" name="Picture 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0"/>
                    <a:srcRect/>
                    <a:stretch>
                      <a:fillRect/>
                    </a:stretch>
                  </pic:blipFill>
                  <pic:spPr bwMode="auto">
                    <a:xfrm>
                      <a:off x="0" y="0"/>
                      <a:ext cx="5143086" cy="2755649"/>
                    </a:xfrm>
                    <a:prstGeom prst="rect">
                      <a:avLst/>
                    </a:prstGeom>
                    <a:noFill/>
                    <a:ln w="9525">
                      <a:noFill/>
                      <a:miter lim="800000"/>
                      <a:headEnd/>
                      <a:tailEnd/>
                    </a:ln>
                    <a:effectLst/>
                  </pic:spPr>
                </pic:pic>
              </a:graphicData>
            </a:graphic>
          </wp:inline>
        </w:drawing>
      </w:r>
    </w:p>
    <w:p w:rsidR="00D45F1E" w:rsidRDefault="00D45F1E" w:rsidP="00D45F1E">
      <w:pPr>
        <w:shd w:val="clear" w:color="auto" w:fill="FFFFFF"/>
        <w:spacing w:after="420" w:line="240" w:lineRule="auto"/>
        <w:jc w:val="center"/>
        <w:rPr>
          <w:rFonts w:ascii="Arial" w:hAnsi="Arial" w:cs="Arial"/>
          <w:bCs/>
          <w:color w:val="222222"/>
          <w:shd w:val="clear" w:color="auto" w:fill="FFFFFF"/>
        </w:rPr>
      </w:pPr>
    </w:p>
    <w:p w:rsidR="00D45F1E" w:rsidRDefault="00D45F1E" w:rsidP="00D45F1E">
      <w:pPr>
        <w:shd w:val="clear" w:color="auto" w:fill="FFFFFF"/>
        <w:spacing w:after="420" w:line="240" w:lineRule="auto"/>
        <w:jc w:val="center"/>
        <w:rPr>
          <w:rFonts w:ascii="Arial" w:hAnsi="Arial" w:cs="Arial"/>
          <w:bCs/>
          <w:color w:val="222222"/>
          <w:shd w:val="clear" w:color="auto" w:fill="FFFFFF"/>
        </w:rPr>
      </w:pPr>
    </w:p>
    <w:p w:rsidR="00D45F1E" w:rsidRDefault="00D45F1E" w:rsidP="00D45F1E">
      <w:pPr>
        <w:numPr>
          <w:ilvl w:val="0"/>
          <w:numId w:val="13"/>
        </w:numPr>
        <w:shd w:val="clear" w:color="auto" w:fill="FFFFFF"/>
        <w:spacing w:after="420" w:line="240" w:lineRule="auto"/>
        <w:rPr>
          <w:rFonts w:ascii="Arial" w:hAnsi="Arial" w:cs="Arial"/>
          <w:bCs/>
          <w:color w:val="222222"/>
          <w:shd w:val="clear" w:color="auto" w:fill="FFFFFF"/>
        </w:rPr>
      </w:pPr>
      <w:r w:rsidRPr="00D45F1E">
        <w:rPr>
          <w:rFonts w:ascii="Arial" w:hAnsi="Arial" w:cs="Arial"/>
          <w:bCs/>
          <w:color w:val="222222"/>
          <w:shd w:val="clear" w:color="auto" w:fill="FFFFFF"/>
        </w:rPr>
        <w:lastRenderedPageBreak/>
        <w:t xml:space="preserve">Klik ikon menu </w:t>
      </w:r>
      <w:r w:rsidRPr="00D45F1E">
        <w:rPr>
          <w:rFonts w:ascii="Arial" w:hAnsi="Arial" w:cs="Arial"/>
          <w:bCs/>
          <w:i/>
          <w:iCs/>
          <w:color w:val="222222"/>
          <w:shd w:val="clear" w:color="auto" w:fill="FFFFFF"/>
        </w:rPr>
        <w:t>Font &gt; Rockwell, perhatikan perubahan huruf pada slide 3.</w:t>
      </w:r>
      <w:r w:rsidRPr="00D45F1E">
        <w:rPr>
          <w:rFonts w:ascii="Arial" w:hAnsi="Arial" w:cs="Arial"/>
          <w:bCs/>
          <w:color w:val="222222"/>
          <w:shd w:val="clear" w:color="auto" w:fill="FFFFFF"/>
        </w:rPr>
        <w:t xml:space="preserve"> </w:t>
      </w:r>
      <w:r w:rsidRPr="00D45F1E">
        <w:rPr>
          <w:rFonts w:ascii="Arial" w:hAnsi="Arial" w:cs="Arial"/>
          <w:bCs/>
          <w:color w:val="222222"/>
          <w:shd w:val="clear" w:color="auto" w:fill="FFFFFF"/>
        </w:rPr>
        <w:drawing>
          <wp:inline distT="0" distB="0" distL="0" distR="0">
            <wp:extent cx="5943600" cy="3904615"/>
            <wp:effectExtent l="19050" t="0" r="0" b="0"/>
            <wp:docPr id="21" name="Picture 4"/>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1"/>
                    <a:srcRect/>
                    <a:stretch>
                      <a:fillRect/>
                    </a:stretch>
                  </pic:blipFill>
                  <pic:spPr bwMode="auto">
                    <a:xfrm>
                      <a:off x="0" y="0"/>
                      <a:ext cx="5943600" cy="3904615"/>
                    </a:xfrm>
                    <a:prstGeom prst="rect">
                      <a:avLst/>
                    </a:prstGeom>
                    <a:noFill/>
                    <a:ln w="9525">
                      <a:noFill/>
                      <a:miter lim="800000"/>
                      <a:headEnd/>
                      <a:tailEnd/>
                    </a:ln>
                    <a:effectLst/>
                  </pic:spPr>
                </pic:pic>
              </a:graphicData>
            </a:graphic>
          </wp:inline>
        </w:drawing>
      </w:r>
    </w:p>
    <w:p w:rsidR="001F43B8" w:rsidRPr="00D45F1E" w:rsidRDefault="00015153" w:rsidP="00D45F1E">
      <w:pPr>
        <w:pStyle w:val="ListParagraph"/>
        <w:numPr>
          <w:ilvl w:val="0"/>
          <w:numId w:val="13"/>
        </w:numPr>
        <w:shd w:val="clear" w:color="auto" w:fill="FFFFFF"/>
        <w:spacing w:after="420" w:line="240" w:lineRule="auto"/>
        <w:rPr>
          <w:rFonts w:ascii="Arial" w:hAnsi="Arial" w:cs="Arial"/>
          <w:bCs/>
          <w:i/>
          <w:iCs/>
          <w:color w:val="222222"/>
          <w:shd w:val="clear" w:color="auto" w:fill="FFFFFF"/>
        </w:rPr>
      </w:pPr>
      <w:r w:rsidRPr="00D45F1E">
        <w:rPr>
          <w:rFonts w:ascii="Times New Roman" w:hAnsi="Times New Roman" w:cs="Times New Roman"/>
          <w:bCs/>
          <w:color w:val="222222"/>
          <w:sz w:val="24"/>
          <w:shd w:val="clear" w:color="auto" w:fill="FFFFFF"/>
        </w:rPr>
        <w:t xml:space="preserve">Klik ikon menu </w:t>
      </w:r>
      <w:r w:rsidRPr="00D45F1E">
        <w:rPr>
          <w:rFonts w:ascii="Times New Roman" w:hAnsi="Times New Roman" w:cs="Times New Roman"/>
          <w:bCs/>
          <w:i/>
          <w:iCs/>
          <w:color w:val="222222"/>
          <w:sz w:val="24"/>
          <w:shd w:val="clear" w:color="auto" w:fill="FFFFFF"/>
        </w:rPr>
        <w:t>Background Style &gt; Format Background.</w:t>
      </w:r>
      <w:r w:rsidR="00D45F1E" w:rsidRPr="00D45F1E">
        <w:rPr>
          <w:rFonts w:ascii="Arial" w:hAnsi="Arial" w:cs="Arial"/>
          <w:bCs/>
          <w:i/>
          <w:iCs/>
          <w:color w:val="222222"/>
          <w:sz w:val="24"/>
          <w:shd w:val="clear" w:color="auto" w:fill="FFFFFF"/>
        </w:rPr>
        <w:t xml:space="preserve"> </w:t>
      </w:r>
      <w:r w:rsidR="00D45F1E" w:rsidRPr="00D45F1E">
        <w:rPr>
          <w:rFonts w:ascii="Arial" w:hAnsi="Arial" w:cs="Arial"/>
          <w:bCs/>
          <w:i/>
          <w:iCs/>
          <w:color w:val="222222"/>
          <w:shd w:val="clear" w:color="auto" w:fill="FFFFFF"/>
        </w:rPr>
        <w:drawing>
          <wp:inline distT="0" distB="0" distL="0" distR="0">
            <wp:extent cx="5150716" cy="3562597"/>
            <wp:effectExtent l="19050" t="0" r="0" b="0"/>
            <wp:docPr id="22" name="Picture 3"/>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2"/>
                    <a:srcRect/>
                    <a:stretch>
                      <a:fillRect/>
                    </a:stretch>
                  </pic:blipFill>
                  <pic:spPr bwMode="auto">
                    <a:xfrm>
                      <a:off x="0" y="0"/>
                      <a:ext cx="5160166" cy="3569133"/>
                    </a:xfrm>
                    <a:prstGeom prst="rect">
                      <a:avLst/>
                    </a:prstGeom>
                    <a:noFill/>
                    <a:ln w="9525">
                      <a:noFill/>
                      <a:miter lim="800000"/>
                      <a:headEnd/>
                      <a:tailEnd/>
                    </a:ln>
                    <a:effectLst/>
                  </pic:spPr>
                </pic:pic>
              </a:graphicData>
            </a:graphic>
          </wp:inline>
        </w:drawing>
      </w:r>
      <w:r w:rsidRPr="00D45F1E">
        <w:rPr>
          <w:rFonts w:ascii="Arial" w:hAnsi="Arial" w:cs="Arial"/>
          <w:bCs/>
          <w:i/>
          <w:iCs/>
          <w:color w:val="222222"/>
          <w:shd w:val="clear" w:color="auto" w:fill="FFFFFF"/>
        </w:rPr>
        <w:t xml:space="preserve"> </w:t>
      </w:r>
    </w:p>
    <w:p w:rsidR="001F43B8" w:rsidRPr="00D45F1E" w:rsidRDefault="00D45F1E" w:rsidP="00D45F1E">
      <w:pPr>
        <w:pStyle w:val="ListParagraph"/>
        <w:numPr>
          <w:ilvl w:val="0"/>
          <w:numId w:val="14"/>
        </w:numPr>
        <w:rPr>
          <w:rFonts w:ascii="Times New Roman" w:hAnsi="Times New Roman" w:cs="Times New Roman"/>
          <w:sz w:val="28"/>
        </w:rPr>
      </w:pPr>
      <w:r>
        <w:rPr>
          <w:rFonts w:ascii="Times New Roman" w:hAnsi="Times New Roman" w:cs="Times New Roman"/>
          <w:sz w:val="28"/>
        </w:rPr>
        <w:lastRenderedPageBreak/>
        <w:t>Menambahkan table pada slide</w:t>
      </w:r>
    </w:p>
    <w:p w:rsidR="001F43B8" w:rsidRPr="00D45F1E" w:rsidRDefault="00D45F1E" w:rsidP="001F43B8">
      <w:pPr>
        <w:numPr>
          <w:ilvl w:val="0"/>
          <w:numId w:val="5"/>
        </w:numPr>
        <w:rPr>
          <w:rFonts w:ascii="Times New Roman" w:hAnsi="Times New Roman" w:cs="Times New Roman"/>
        </w:rPr>
      </w:pPr>
      <w:r>
        <w:rPr>
          <w:rFonts w:ascii="Times New Roman" w:hAnsi="Times New Roman" w:cs="Times New Roman"/>
        </w:rPr>
        <w:t>Pilih slide yang ingin a</w:t>
      </w:r>
      <w:r w:rsidR="001F43B8" w:rsidRPr="00D45F1E">
        <w:rPr>
          <w:rFonts w:ascii="Times New Roman" w:hAnsi="Times New Roman" w:cs="Times New Roman"/>
        </w:rPr>
        <w:t>nda</w:t>
      </w:r>
      <w:r>
        <w:rPr>
          <w:rFonts w:ascii="Times New Roman" w:hAnsi="Times New Roman" w:cs="Times New Roman"/>
        </w:rPr>
        <w:t xml:space="preserve"> </w:t>
      </w:r>
      <w:r w:rsidR="001F43B8" w:rsidRPr="00D45F1E">
        <w:rPr>
          <w:rFonts w:ascii="Times New Roman" w:hAnsi="Times New Roman" w:cs="Times New Roman"/>
        </w:rPr>
        <w:t>tambahkan </w:t>
      </w:r>
      <w:r w:rsidR="001F43B8" w:rsidRPr="00D45F1E">
        <w:rPr>
          <w:rFonts w:ascii="Times New Roman" w:hAnsi="Times New Roman" w:cs="Times New Roman"/>
          <w:bCs/>
        </w:rPr>
        <w:t>tabel</w:t>
      </w:r>
      <w:r w:rsidR="001F43B8" w:rsidRPr="00D45F1E">
        <w:rPr>
          <w:rFonts w:ascii="Times New Roman" w:hAnsi="Times New Roman" w:cs="Times New Roman"/>
        </w:rPr>
        <w:t>.</w:t>
      </w:r>
    </w:p>
    <w:p w:rsidR="001F43B8" w:rsidRPr="00D45F1E" w:rsidRDefault="001F43B8" w:rsidP="001F43B8">
      <w:pPr>
        <w:numPr>
          <w:ilvl w:val="0"/>
          <w:numId w:val="5"/>
        </w:numPr>
        <w:rPr>
          <w:rFonts w:ascii="Times New Roman" w:hAnsi="Times New Roman" w:cs="Times New Roman"/>
        </w:rPr>
      </w:pPr>
      <w:r w:rsidRPr="00D45F1E">
        <w:rPr>
          <w:rFonts w:ascii="Times New Roman" w:hAnsi="Times New Roman" w:cs="Times New Roman"/>
          <w:bCs/>
        </w:rPr>
        <w:t>Pada</w:t>
      </w:r>
      <w:r w:rsidR="00D45F1E">
        <w:rPr>
          <w:rFonts w:ascii="Times New Roman" w:hAnsi="Times New Roman" w:cs="Times New Roman"/>
        </w:rPr>
        <w:t> tab s</w:t>
      </w:r>
      <w:r w:rsidRPr="00D45F1E">
        <w:rPr>
          <w:rFonts w:ascii="Times New Roman" w:hAnsi="Times New Roman" w:cs="Times New Roman"/>
        </w:rPr>
        <w:t>isipkan, pilih </w:t>
      </w:r>
      <w:r w:rsidR="00D45F1E">
        <w:rPr>
          <w:rFonts w:ascii="Times New Roman" w:hAnsi="Times New Roman" w:cs="Times New Roman"/>
          <w:bCs/>
        </w:rPr>
        <w:t>t</w:t>
      </w:r>
      <w:r w:rsidRPr="00D45F1E">
        <w:rPr>
          <w:rFonts w:ascii="Times New Roman" w:hAnsi="Times New Roman" w:cs="Times New Roman"/>
          <w:bCs/>
        </w:rPr>
        <w:t>abel</w:t>
      </w:r>
      <w:r w:rsidRPr="00D45F1E">
        <w:rPr>
          <w:rFonts w:ascii="Times New Roman" w:hAnsi="Times New Roman" w:cs="Times New Roman"/>
        </w:rPr>
        <w:t xml:space="preserve"> yang di butuhkan.</w:t>
      </w:r>
    </w:p>
    <w:p w:rsidR="001F43B8" w:rsidRPr="00D45F1E" w:rsidRDefault="001F43B8" w:rsidP="001F43B8">
      <w:pPr>
        <w:numPr>
          <w:ilvl w:val="0"/>
          <w:numId w:val="5"/>
        </w:numPr>
        <w:rPr>
          <w:rFonts w:ascii="Times New Roman" w:hAnsi="Times New Roman" w:cs="Times New Roman"/>
        </w:rPr>
      </w:pPr>
      <w:r w:rsidRPr="00D45F1E">
        <w:rPr>
          <w:rFonts w:ascii="Times New Roman" w:hAnsi="Times New Roman" w:cs="Times New Roman"/>
        </w:rPr>
        <w:t xml:space="preserve">Di kotak dialog </w:t>
      </w:r>
      <w:r w:rsidR="00D45F1E">
        <w:rPr>
          <w:rFonts w:ascii="Times New Roman" w:hAnsi="Times New Roman" w:cs="Times New Roman"/>
        </w:rPr>
        <w:t>s</w:t>
      </w:r>
      <w:r w:rsidRPr="00D45F1E">
        <w:rPr>
          <w:rFonts w:ascii="Times New Roman" w:hAnsi="Times New Roman" w:cs="Times New Roman"/>
        </w:rPr>
        <w:t>isipkan </w:t>
      </w:r>
      <w:r w:rsidR="00D45F1E">
        <w:rPr>
          <w:rFonts w:ascii="Times New Roman" w:hAnsi="Times New Roman" w:cs="Times New Roman"/>
          <w:bCs/>
        </w:rPr>
        <w:t>t</w:t>
      </w:r>
      <w:r w:rsidRPr="00D45F1E">
        <w:rPr>
          <w:rFonts w:ascii="Times New Roman" w:hAnsi="Times New Roman" w:cs="Times New Roman"/>
          <w:bCs/>
        </w:rPr>
        <w:t>abel</w:t>
      </w:r>
      <w:r w:rsidRPr="00D45F1E">
        <w:rPr>
          <w:rFonts w:ascii="Times New Roman" w:hAnsi="Times New Roman" w:cs="Times New Roman"/>
        </w:rPr>
        <w:t>, lakukan</w:t>
      </w:r>
      <w:r w:rsidR="00D45F1E">
        <w:rPr>
          <w:rFonts w:ascii="Times New Roman" w:hAnsi="Times New Roman" w:cs="Times New Roman"/>
        </w:rPr>
        <w:t xml:space="preserve"> </w:t>
      </w:r>
      <w:r w:rsidRPr="00D45F1E">
        <w:rPr>
          <w:rFonts w:ascii="Times New Roman" w:hAnsi="Times New Roman" w:cs="Times New Roman"/>
        </w:rPr>
        <w:t>salah</w:t>
      </w:r>
      <w:r w:rsidR="00D45F1E">
        <w:rPr>
          <w:rFonts w:ascii="Times New Roman" w:hAnsi="Times New Roman" w:cs="Times New Roman"/>
        </w:rPr>
        <w:t xml:space="preserve"> </w:t>
      </w:r>
      <w:r w:rsidRPr="00D45F1E">
        <w:rPr>
          <w:rFonts w:ascii="Times New Roman" w:hAnsi="Times New Roman" w:cs="Times New Roman"/>
        </w:rPr>
        <w:t>satu</w:t>
      </w:r>
      <w:r w:rsidR="00D45F1E">
        <w:rPr>
          <w:rFonts w:ascii="Times New Roman" w:hAnsi="Times New Roman" w:cs="Times New Roman"/>
        </w:rPr>
        <w:t xml:space="preserve"> </w:t>
      </w:r>
      <w:r w:rsidRPr="00D45F1E">
        <w:rPr>
          <w:rFonts w:ascii="Times New Roman" w:hAnsi="Times New Roman" w:cs="Times New Roman"/>
        </w:rPr>
        <w:t>hal</w:t>
      </w:r>
      <w:r w:rsidR="00D45F1E">
        <w:rPr>
          <w:rFonts w:ascii="Times New Roman" w:hAnsi="Times New Roman" w:cs="Times New Roman"/>
        </w:rPr>
        <w:t xml:space="preserve"> berikut: g</w:t>
      </w:r>
      <w:r w:rsidRPr="00D45F1E">
        <w:rPr>
          <w:rFonts w:ascii="Times New Roman" w:hAnsi="Times New Roman" w:cs="Times New Roman"/>
        </w:rPr>
        <w:t>unakan mouse memilih</w:t>
      </w:r>
      <w:r w:rsidR="00D45F1E">
        <w:rPr>
          <w:rFonts w:ascii="Times New Roman" w:hAnsi="Times New Roman" w:cs="Times New Roman"/>
        </w:rPr>
        <w:t xml:space="preserve"> </w:t>
      </w:r>
      <w:r w:rsidRPr="00D45F1E">
        <w:rPr>
          <w:rFonts w:ascii="Times New Roman" w:hAnsi="Times New Roman" w:cs="Times New Roman"/>
        </w:rPr>
        <w:t>jumlah</w:t>
      </w:r>
      <w:r w:rsidR="00D45F1E">
        <w:rPr>
          <w:rFonts w:ascii="Times New Roman" w:hAnsi="Times New Roman" w:cs="Times New Roman"/>
        </w:rPr>
        <w:t xml:space="preserve"> </w:t>
      </w:r>
      <w:r w:rsidRPr="00D45F1E">
        <w:rPr>
          <w:rFonts w:ascii="Times New Roman" w:hAnsi="Times New Roman" w:cs="Times New Roman"/>
        </w:rPr>
        <w:t>baris</w:t>
      </w:r>
      <w:r w:rsidR="00D45F1E">
        <w:rPr>
          <w:rFonts w:ascii="Times New Roman" w:hAnsi="Times New Roman" w:cs="Times New Roman"/>
        </w:rPr>
        <w:t xml:space="preserve"> </w:t>
      </w:r>
      <w:r w:rsidRPr="00D45F1E">
        <w:rPr>
          <w:rFonts w:ascii="Times New Roman" w:hAnsi="Times New Roman" w:cs="Times New Roman"/>
        </w:rPr>
        <w:t>dan</w:t>
      </w:r>
      <w:r w:rsidR="00D45F1E">
        <w:rPr>
          <w:rFonts w:ascii="Times New Roman" w:hAnsi="Times New Roman" w:cs="Times New Roman"/>
        </w:rPr>
        <w:t xml:space="preserve"> kolom yang a</w:t>
      </w:r>
      <w:r w:rsidRPr="00D45F1E">
        <w:rPr>
          <w:rFonts w:ascii="Times New Roman" w:hAnsi="Times New Roman" w:cs="Times New Roman"/>
        </w:rPr>
        <w:t>nda</w:t>
      </w:r>
      <w:r w:rsidR="00D45F1E">
        <w:rPr>
          <w:rFonts w:ascii="Times New Roman" w:hAnsi="Times New Roman" w:cs="Times New Roman"/>
        </w:rPr>
        <w:t xml:space="preserve"> </w:t>
      </w:r>
      <w:r w:rsidRPr="00D45F1E">
        <w:rPr>
          <w:rFonts w:ascii="Times New Roman" w:hAnsi="Times New Roman" w:cs="Times New Roman"/>
        </w:rPr>
        <w:t>inginkan.</w:t>
      </w:r>
    </w:p>
    <w:p w:rsidR="001F43B8" w:rsidRDefault="001F43B8" w:rsidP="001F43B8">
      <w:pPr>
        <w:numPr>
          <w:ilvl w:val="0"/>
          <w:numId w:val="5"/>
        </w:numPr>
      </w:pPr>
      <w:r w:rsidRPr="00D45F1E">
        <w:rPr>
          <w:rFonts w:ascii="Times New Roman" w:hAnsi="Times New Roman" w:cs="Times New Roman"/>
        </w:rPr>
        <w:t>Untuk</w:t>
      </w:r>
      <w:r w:rsidR="00D45F1E">
        <w:rPr>
          <w:rFonts w:ascii="Times New Roman" w:hAnsi="Times New Roman" w:cs="Times New Roman"/>
        </w:rPr>
        <w:t xml:space="preserve"> </w:t>
      </w:r>
      <w:r w:rsidRPr="00D45F1E">
        <w:rPr>
          <w:rFonts w:ascii="Times New Roman" w:hAnsi="Times New Roman" w:cs="Times New Roman"/>
        </w:rPr>
        <w:t>menambahkan</w:t>
      </w:r>
      <w:r w:rsidR="00D45F1E">
        <w:rPr>
          <w:rFonts w:ascii="Times New Roman" w:hAnsi="Times New Roman" w:cs="Times New Roman"/>
        </w:rPr>
        <w:t xml:space="preserve"> </w:t>
      </w:r>
      <w:r w:rsidRPr="00D45F1E">
        <w:rPr>
          <w:rFonts w:ascii="Times New Roman" w:hAnsi="Times New Roman" w:cs="Times New Roman"/>
        </w:rPr>
        <w:t>teks</w:t>
      </w:r>
      <w:r w:rsidR="00D45F1E">
        <w:rPr>
          <w:rFonts w:ascii="Times New Roman" w:hAnsi="Times New Roman" w:cs="Times New Roman"/>
        </w:rPr>
        <w:t xml:space="preserve"> </w:t>
      </w:r>
      <w:r w:rsidRPr="00D45F1E">
        <w:rPr>
          <w:rFonts w:ascii="Times New Roman" w:hAnsi="Times New Roman" w:cs="Times New Roman"/>
        </w:rPr>
        <w:t>kesel </w:t>
      </w:r>
      <w:r w:rsidRPr="00D45F1E">
        <w:rPr>
          <w:rFonts w:ascii="Times New Roman" w:hAnsi="Times New Roman" w:cs="Times New Roman"/>
          <w:bCs/>
        </w:rPr>
        <w:t>tabel</w:t>
      </w:r>
      <w:r w:rsidRPr="00D45F1E">
        <w:rPr>
          <w:rFonts w:ascii="Times New Roman" w:hAnsi="Times New Roman" w:cs="Times New Roman"/>
        </w:rPr>
        <w:t>, klik</w:t>
      </w:r>
      <w:r w:rsidR="00D45F1E">
        <w:rPr>
          <w:rFonts w:ascii="Times New Roman" w:hAnsi="Times New Roman" w:cs="Times New Roman"/>
        </w:rPr>
        <w:t xml:space="preserve"> </w:t>
      </w:r>
      <w:r w:rsidRPr="00D45F1E">
        <w:rPr>
          <w:rFonts w:ascii="Times New Roman" w:hAnsi="Times New Roman" w:cs="Times New Roman"/>
        </w:rPr>
        <w:t>sel, lalu</w:t>
      </w:r>
      <w:r w:rsidR="00D45F1E">
        <w:rPr>
          <w:rFonts w:ascii="Times New Roman" w:hAnsi="Times New Roman" w:cs="Times New Roman"/>
        </w:rPr>
        <w:t xml:space="preserve"> </w:t>
      </w:r>
      <w:r w:rsidRPr="00D45F1E">
        <w:rPr>
          <w:rFonts w:ascii="Times New Roman" w:hAnsi="Times New Roman" w:cs="Times New Roman"/>
        </w:rPr>
        <w:t>masukkan</w:t>
      </w:r>
      <w:r w:rsidR="00D45F1E">
        <w:rPr>
          <w:rFonts w:ascii="Times New Roman" w:hAnsi="Times New Roman" w:cs="Times New Roman"/>
        </w:rPr>
        <w:t xml:space="preserve"> teks a</w:t>
      </w:r>
      <w:r w:rsidRPr="00D45F1E">
        <w:rPr>
          <w:rFonts w:ascii="Times New Roman" w:hAnsi="Times New Roman" w:cs="Times New Roman"/>
        </w:rPr>
        <w:t>nda</w:t>
      </w:r>
      <w:r w:rsidRPr="00C96CDF">
        <w:t>.</w:t>
      </w:r>
    </w:p>
    <w:p w:rsidR="00373C89" w:rsidRDefault="001F43B8" w:rsidP="00D45F1E">
      <w:pPr>
        <w:pStyle w:val="ListParagraph"/>
        <w:shd w:val="clear" w:color="auto" w:fill="FFFFFF"/>
        <w:spacing w:after="60" w:line="240" w:lineRule="auto"/>
        <w:jc w:val="center"/>
        <w:outlineLvl w:val="0"/>
        <w:rPr>
          <w:rFonts w:ascii="Helvetica" w:eastAsia="Times New Roman" w:hAnsi="Helvetica" w:cs="Times New Roman"/>
          <w:color w:val="333333"/>
          <w:kern w:val="36"/>
          <w:sz w:val="32"/>
          <w:szCs w:val="48"/>
        </w:rPr>
      </w:pPr>
      <w:r>
        <w:rPr>
          <w:rFonts w:ascii="Helvetica" w:eastAsia="Times New Roman" w:hAnsi="Helvetica" w:cs="Times New Roman"/>
          <w:noProof/>
          <w:color w:val="333333"/>
          <w:kern w:val="36"/>
          <w:sz w:val="32"/>
          <w:szCs w:val="48"/>
        </w:rPr>
        <w:drawing>
          <wp:inline distT="0" distB="0" distL="0" distR="0">
            <wp:extent cx="3400425" cy="38766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3400425" cy="3876675"/>
                    </a:xfrm>
                    <a:prstGeom prst="rect">
                      <a:avLst/>
                    </a:prstGeom>
                    <a:noFill/>
                    <a:ln w="9525">
                      <a:noFill/>
                      <a:miter lim="800000"/>
                      <a:headEnd/>
                      <a:tailEnd/>
                    </a:ln>
                  </pic:spPr>
                </pic:pic>
              </a:graphicData>
            </a:graphic>
          </wp:inline>
        </w:drawing>
      </w:r>
    </w:p>
    <w:p w:rsidR="00D45F1E" w:rsidRPr="00373C89" w:rsidRDefault="00D45F1E" w:rsidP="00D45F1E">
      <w:pPr>
        <w:pStyle w:val="ListParagraph"/>
        <w:shd w:val="clear" w:color="auto" w:fill="FFFFFF"/>
        <w:spacing w:after="60" w:line="240" w:lineRule="auto"/>
        <w:jc w:val="center"/>
        <w:outlineLvl w:val="0"/>
        <w:rPr>
          <w:rFonts w:ascii="Helvetica" w:eastAsia="Times New Roman" w:hAnsi="Helvetica" w:cs="Times New Roman"/>
          <w:color w:val="333333"/>
          <w:kern w:val="36"/>
          <w:sz w:val="32"/>
          <w:szCs w:val="48"/>
        </w:rPr>
      </w:pPr>
    </w:p>
    <w:sectPr w:rsidR="00D45F1E" w:rsidRPr="00373C89" w:rsidSect="00661E7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84AA2"/>
    <w:multiLevelType w:val="hybridMultilevel"/>
    <w:tmpl w:val="F71EBE02"/>
    <w:lvl w:ilvl="0" w:tplc="C27EF1F8">
      <w:start w:val="1"/>
      <w:numFmt w:val="decimal"/>
      <w:lvlText w:val="%1."/>
      <w:lvlJc w:val="left"/>
      <w:pPr>
        <w:tabs>
          <w:tab w:val="num" w:pos="1080"/>
        </w:tabs>
        <w:ind w:left="1080" w:hanging="360"/>
      </w:pPr>
    </w:lvl>
    <w:lvl w:ilvl="1" w:tplc="570A7FDE" w:tentative="1">
      <w:start w:val="1"/>
      <w:numFmt w:val="decimal"/>
      <w:lvlText w:val="%2."/>
      <w:lvlJc w:val="left"/>
      <w:pPr>
        <w:tabs>
          <w:tab w:val="num" w:pos="1800"/>
        </w:tabs>
        <w:ind w:left="1800" w:hanging="360"/>
      </w:pPr>
    </w:lvl>
    <w:lvl w:ilvl="2" w:tplc="EBDC0D98" w:tentative="1">
      <w:start w:val="1"/>
      <w:numFmt w:val="decimal"/>
      <w:lvlText w:val="%3."/>
      <w:lvlJc w:val="left"/>
      <w:pPr>
        <w:tabs>
          <w:tab w:val="num" w:pos="2520"/>
        </w:tabs>
        <w:ind w:left="2520" w:hanging="360"/>
      </w:pPr>
    </w:lvl>
    <w:lvl w:ilvl="3" w:tplc="E3EA282C" w:tentative="1">
      <w:start w:val="1"/>
      <w:numFmt w:val="decimal"/>
      <w:lvlText w:val="%4."/>
      <w:lvlJc w:val="left"/>
      <w:pPr>
        <w:tabs>
          <w:tab w:val="num" w:pos="3240"/>
        </w:tabs>
        <w:ind w:left="3240" w:hanging="360"/>
      </w:pPr>
    </w:lvl>
    <w:lvl w:ilvl="4" w:tplc="6E8086D8" w:tentative="1">
      <w:start w:val="1"/>
      <w:numFmt w:val="decimal"/>
      <w:lvlText w:val="%5."/>
      <w:lvlJc w:val="left"/>
      <w:pPr>
        <w:tabs>
          <w:tab w:val="num" w:pos="3960"/>
        </w:tabs>
        <w:ind w:left="3960" w:hanging="360"/>
      </w:pPr>
    </w:lvl>
    <w:lvl w:ilvl="5" w:tplc="AC9A15EA" w:tentative="1">
      <w:start w:val="1"/>
      <w:numFmt w:val="decimal"/>
      <w:lvlText w:val="%6."/>
      <w:lvlJc w:val="left"/>
      <w:pPr>
        <w:tabs>
          <w:tab w:val="num" w:pos="4680"/>
        </w:tabs>
        <w:ind w:left="4680" w:hanging="360"/>
      </w:pPr>
    </w:lvl>
    <w:lvl w:ilvl="6" w:tplc="29E83830" w:tentative="1">
      <w:start w:val="1"/>
      <w:numFmt w:val="decimal"/>
      <w:lvlText w:val="%7."/>
      <w:lvlJc w:val="left"/>
      <w:pPr>
        <w:tabs>
          <w:tab w:val="num" w:pos="5400"/>
        </w:tabs>
        <w:ind w:left="5400" w:hanging="360"/>
      </w:pPr>
    </w:lvl>
    <w:lvl w:ilvl="7" w:tplc="D536172C" w:tentative="1">
      <w:start w:val="1"/>
      <w:numFmt w:val="decimal"/>
      <w:lvlText w:val="%8."/>
      <w:lvlJc w:val="left"/>
      <w:pPr>
        <w:tabs>
          <w:tab w:val="num" w:pos="6120"/>
        </w:tabs>
        <w:ind w:left="6120" w:hanging="360"/>
      </w:pPr>
    </w:lvl>
    <w:lvl w:ilvl="8" w:tplc="30EC1756" w:tentative="1">
      <w:start w:val="1"/>
      <w:numFmt w:val="decimal"/>
      <w:lvlText w:val="%9."/>
      <w:lvlJc w:val="left"/>
      <w:pPr>
        <w:tabs>
          <w:tab w:val="num" w:pos="6840"/>
        </w:tabs>
        <w:ind w:left="6840" w:hanging="360"/>
      </w:pPr>
    </w:lvl>
  </w:abstractNum>
  <w:abstractNum w:abstractNumId="1">
    <w:nsid w:val="10D57FD5"/>
    <w:multiLevelType w:val="multilevel"/>
    <w:tmpl w:val="E7B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DC4653"/>
    <w:multiLevelType w:val="hybridMultilevel"/>
    <w:tmpl w:val="BA4C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46C5F"/>
    <w:multiLevelType w:val="hybridMultilevel"/>
    <w:tmpl w:val="4824FE68"/>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4E5FA7"/>
    <w:multiLevelType w:val="hybridMultilevel"/>
    <w:tmpl w:val="96C0C544"/>
    <w:lvl w:ilvl="0" w:tplc="5EBA9CB2">
      <w:start w:val="1"/>
      <w:numFmt w:val="decimal"/>
      <w:lvlText w:val="%1."/>
      <w:lvlJc w:val="left"/>
      <w:pPr>
        <w:tabs>
          <w:tab w:val="num" w:pos="720"/>
        </w:tabs>
        <w:ind w:left="720" w:hanging="360"/>
      </w:pPr>
    </w:lvl>
    <w:lvl w:ilvl="1" w:tplc="CB98FE2E" w:tentative="1">
      <w:start w:val="1"/>
      <w:numFmt w:val="decimal"/>
      <w:lvlText w:val="%2."/>
      <w:lvlJc w:val="left"/>
      <w:pPr>
        <w:tabs>
          <w:tab w:val="num" w:pos="1440"/>
        </w:tabs>
        <w:ind w:left="1440" w:hanging="360"/>
      </w:pPr>
    </w:lvl>
    <w:lvl w:ilvl="2" w:tplc="F314FD64" w:tentative="1">
      <w:start w:val="1"/>
      <w:numFmt w:val="decimal"/>
      <w:lvlText w:val="%3."/>
      <w:lvlJc w:val="left"/>
      <w:pPr>
        <w:tabs>
          <w:tab w:val="num" w:pos="2160"/>
        </w:tabs>
        <w:ind w:left="2160" w:hanging="360"/>
      </w:pPr>
    </w:lvl>
    <w:lvl w:ilvl="3" w:tplc="A1CECD96" w:tentative="1">
      <w:start w:val="1"/>
      <w:numFmt w:val="decimal"/>
      <w:lvlText w:val="%4."/>
      <w:lvlJc w:val="left"/>
      <w:pPr>
        <w:tabs>
          <w:tab w:val="num" w:pos="2880"/>
        </w:tabs>
        <w:ind w:left="2880" w:hanging="360"/>
      </w:pPr>
    </w:lvl>
    <w:lvl w:ilvl="4" w:tplc="A850779C" w:tentative="1">
      <w:start w:val="1"/>
      <w:numFmt w:val="decimal"/>
      <w:lvlText w:val="%5."/>
      <w:lvlJc w:val="left"/>
      <w:pPr>
        <w:tabs>
          <w:tab w:val="num" w:pos="3600"/>
        </w:tabs>
        <w:ind w:left="3600" w:hanging="360"/>
      </w:pPr>
    </w:lvl>
    <w:lvl w:ilvl="5" w:tplc="3072CB6C" w:tentative="1">
      <w:start w:val="1"/>
      <w:numFmt w:val="decimal"/>
      <w:lvlText w:val="%6."/>
      <w:lvlJc w:val="left"/>
      <w:pPr>
        <w:tabs>
          <w:tab w:val="num" w:pos="4320"/>
        </w:tabs>
        <w:ind w:left="4320" w:hanging="360"/>
      </w:pPr>
    </w:lvl>
    <w:lvl w:ilvl="6" w:tplc="727C9360" w:tentative="1">
      <w:start w:val="1"/>
      <w:numFmt w:val="decimal"/>
      <w:lvlText w:val="%7."/>
      <w:lvlJc w:val="left"/>
      <w:pPr>
        <w:tabs>
          <w:tab w:val="num" w:pos="5040"/>
        </w:tabs>
        <w:ind w:left="5040" w:hanging="360"/>
      </w:pPr>
    </w:lvl>
    <w:lvl w:ilvl="7" w:tplc="720CBE54" w:tentative="1">
      <w:start w:val="1"/>
      <w:numFmt w:val="decimal"/>
      <w:lvlText w:val="%8."/>
      <w:lvlJc w:val="left"/>
      <w:pPr>
        <w:tabs>
          <w:tab w:val="num" w:pos="5760"/>
        </w:tabs>
        <w:ind w:left="5760" w:hanging="360"/>
      </w:pPr>
    </w:lvl>
    <w:lvl w:ilvl="8" w:tplc="3D24EB6C" w:tentative="1">
      <w:start w:val="1"/>
      <w:numFmt w:val="decimal"/>
      <w:lvlText w:val="%9."/>
      <w:lvlJc w:val="left"/>
      <w:pPr>
        <w:tabs>
          <w:tab w:val="num" w:pos="6480"/>
        </w:tabs>
        <w:ind w:left="6480" w:hanging="360"/>
      </w:pPr>
    </w:lvl>
  </w:abstractNum>
  <w:abstractNum w:abstractNumId="5">
    <w:nsid w:val="31624B83"/>
    <w:multiLevelType w:val="hybridMultilevel"/>
    <w:tmpl w:val="5DDC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B6191D"/>
    <w:multiLevelType w:val="multilevel"/>
    <w:tmpl w:val="2E9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9C07ED"/>
    <w:multiLevelType w:val="hybridMultilevel"/>
    <w:tmpl w:val="74E871DE"/>
    <w:lvl w:ilvl="0" w:tplc="C586610C">
      <w:start w:val="4"/>
      <w:numFmt w:val="decimal"/>
      <w:lvlText w:val="%1."/>
      <w:lvlJc w:val="left"/>
      <w:pPr>
        <w:tabs>
          <w:tab w:val="num" w:pos="720"/>
        </w:tabs>
        <w:ind w:left="720" w:hanging="360"/>
      </w:pPr>
    </w:lvl>
    <w:lvl w:ilvl="1" w:tplc="A2CC1CF6" w:tentative="1">
      <w:start w:val="1"/>
      <w:numFmt w:val="decimal"/>
      <w:lvlText w:val="%2."/>
      <w:lvlJc w:val="left"/>
      <w:pPr>
        <w:tabs>
          <w:tab w:val="num" w:pos="1440"/>
        </w:tabs>
        <w:ind w:left="1440" w:hanging="360"/>
      </w:pPr>
    </w:lvl>
    <w:lvl w:ilvl="2" w:tplc="74DECAB8" w:tentative="1">
      <w:start w:val="1"/>
      <w:numFmt w:val="decimal"/>
      <w:lvlText w:val="%3."/>
      <w:lvlJc w:val="left"/>
      <w:pPr>
        <w:tabs>
          <w:tab w:val="num" w:pos="2160"/>
        </w:tabs>
        <w:ind w:left="2160" w:hanging="360"/>
      </w:pPr>
    </w:lvl>
    <w:lvl w:ilvl="3" w:tplc="7D161A26" w:tentative="1">
      <w:start w:val="1"/>
      <w:numFmt w:val="decimal"/>
      <w:lvlText w:val="%4."/>
      <w:lvlJc w:val="left"/>
      <w:pPr>
        <w:tabs>
          <w:tab w:val="num" w:pos="2880"/>
        </w:tabs>
        <w:ind w:left="2880" w:hanging="360"/>
      </w:pPr>
    </w:lvl>
    <w:lvl w:ilvl="4" w:tplc="9864BA02" w:tentative="1">
      <w:start w:val="1"/>
      <w:numFmt w:val="decimal"/>
      <w:lvlText w:val="%5."/>
      <w:lvlJc w:val="left"/>
      <w:pPr>
        <w:tabs>
          <w:tab w:val="num" w:pos="3600"/>
        </w:tabs>
        <w:ind w:left="3600" w:hanging="360"/>
      </w:pPr>
    </w:lvl>
    <w:lvl w:ilvl="5" w:tplc="8312EA9E" w:tentative="1">
      <w:start w:val="1"/>
      <w:numFmt w:val="decimal"/>
      <w:lvlText w:val="%6."/>
      <w:lvlJc w:val="left"/>
      <w:pPr>
        <w:tabs>
          <w:tab w:val="num" w:pos="4320"/>
        </w:tabs>
        <w:ind w:left="4320" w:hanging="360"/>
      </w:pPr>
    </w:lvl>
    <w:lvl w:ilvl="6" w:tplc="5D480B92" w:tentative="1">
      <w:start w:val="1"/>
      <w:numFmt w:val="decimal"/>
      <w:lvlText w:val="%7."/>
      <w:lvlJc w:val="left"/>
      <w:pPr>
        <w:tabs>
          <w:tab w:val="num" w:pos="5040"/>
        </w:tabs>
        <w:ind w:left="5040" w:hanging="360"/>
      </w:pPr>
    </w:lvl>
    <w:lvl w:ilvl="7" w:tplc="527A6F56" w:tentative="1">
      <w:start w:val="1"/>
      <w:numFmt w:val="decimal"/>
      <w:lvlText w:val="%8."/>
      <w:lvlJc w:val="left"/>
      <w:pPr>
        <w:tabs>
          <w:tab w:val="num" w:pos="5760"/>
        </w:tabs>
        <w:ind w:left="5760" w:hanging="360"/>
      </w:pPr>
    </w:lvl>
    <w:lvl w:ilvl="8" w:tplc="B91A99B0" w:tentative="1">
      <w:start w:val="1"/>
      <w:numFmt w:val="decimal"/>
      <w:lvlText w:val="%9."/>
      <w:lvlJc w:val="left"/>
      <w:pPr>
        <w:tabs>
          <w:tab w:val="num" w:pos="6480"/>
        </w:tabs>
        <w:ind w:left="6480" w:hanging="360"/>
      </w:pPr>
    </w:lvl>
  </w:abstractNum>
  <w:abstractNum w:abstractNumId="8">
    <w:nsid w:val="3BC7776A"/>
    <w:multiLevelType w:val="hybridMultilevel"/>
    <w:tmpl w:val="A6BAA6A2"/>
    <w:lvl w:ilvl="0" w:tplc="04090015">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3F601861"/>
    <w:multiLevelType w:val="hybridMultilevel"/>
    <w:tmpl w:val="0EE60BE2"/>
    <w:lvl w:ilvl="0" w:tplc="4086D8C4">
      <w:start w:val="4"/>
      <w:numFmt w:val="decimal"/>
      <w:lvlText w:val="%1."/>
      <w:lvlJc w:val="left"/>
      <w:pPr>
        <w:tabs>
          <w:tab w:val="num" w:pos="720"/>
        </w:tabs>
        <w:ind w:left="720" w:hanging="360"/>
      </w:pPr>
    </w:lvl>
    <w:lvl w:ilvl="1" w:tplc="6C068610" w:tentative="1">
      <w:start w:val="1"/>
      <w:numFmt w:val="decimal"/>
      <w:lvlText w:val="%2."/>
      <w:lvlJc w:val="left"/>
      <w:pPr>
        <w:tabs>
          <w:tab w:val="num" w:pos="1440"/>
        </w:tabs>
        <w:ind w:left="1440" w:hanging="360"/>
      </w:pPr>
    </w:lvl>
    <w:lvl w:ilvl="2" w:tplc="A9223122" w:tentative="1">
      <w:start w:val="1"/>
      <w:numFmt w:val="decimal"/>
      <w:lvlText w:val="%3."/>
      <w:lvlJc w:val="left"/>
      <w:pPr>
        <w:tabs>
          <w:tab w:val="num" w:pos="2160"/>
        </w:tabs>
        <w:ind w:left="2160" w:hanging="360"/>
      </w:pPr>
    </w:lvl>
    <w:lvl w:ilvl="3" w:tplc="4040561C" w:tentative="1">
      <w:start w:val="1"/>
      <w:numFmt w:val="decimal"/>
      <w:lvlText w:val="%4."/>
      <w:lvlJc w:val="left"/>
      <w:pPr>
        <w:tabs>
          <w:tab w:val="num" w:pos="2880"/>
        </w:tabs>
        <w:ind w:left="2880" w:hanging="360"/>
      </w:pPr>
    </w:lvl>
    <w:lvl w:ilvl="4" w:tplc="C5F62750" w:tentative="1">
      <w:start w:val="1"/>
      <w:numFmt w:val="decimal"/>
      <w:lvlText w:val="%5."/>
      <w:lvlJc w:val="left"/>
      <w:pPr>
        <w:tabs>
          <w:tab w:val="num" w:pos="3600"/>
        </w:tabs>
        <w:ind w:left="3600" w:hanging="360"/>
      </w:pPr>
    </w:lvl>
    <w:lvl w:ilvl="5" w:tplc="9098ADE2" w:tentative="1">
      <w:start w:val="1"/>
      <w:numFmt w:val="decimal"/>
      <w:lvlText w:val="%6."/>
      <w:lvlJc w:val="left"/>
      <w:pPr>
        <w:tabs>
          <w:tab w:val="num" w:pos="4320"/>
        </w:tabs>
        <w:ind w:left="4320" w:hanging="360"/>
      </w:pPr>
    </w:lvl>
    <w:lvl w:ilvl="6" w:tplc="617C63D0" w:tentative="1">
      <w:start w:val="1"/>
      <w:numFmt w:val="decimal"/>
      <w:lvlText w:val="%7."/>
      <w:lvlJc w:val="left"/>
      <w:pPr>
        <w:tabs>
          <w:tab w:val="num" w:pos="5040"/>
        </w:tabs>
        <w:ind w:left="5040" w:hanging="360"/>
      </w:pPr>
    </w:lvl>
    <w:lvl w:ilvl="7" w:tplc="A26C93C2" w:tentative="1">
      <w:start w:val="1"/>
      <w:numFmt w:val="decimal"/>
      <w:lvlText w:val="%8."/>
      <w:lvlJc w:val="left"/>
      <w:pPr>
        <w:tabs>
          <w:tab w:val="num" w:pos="5760"/>
        </w:tabs>
        <w:ind w:left="5760" w:hanging="360"/>
      </w:pPr>
    </w:lvl>
    <w:lvl w:ilvl="8" w:tplc="201C5324" w:tentative="1">
      <w:start w:val="1"/>
      <w:numFmt w:val="decimal"/>
      <w:lvlText w:val="%9."/>
      <w:lvlJc w:val="left"/>
      <w:pPr>
        <w:tabs>
          <w:tab w:val="num" w:pos="6480"/>
        </w:tabs>
        <w:ind w:left="6480" w:hanging="360"/>
      </w:pPr>
    </w:lvl>
  </w:abstractNum>
  <w:abstractNum w:abstractNumId="10">
    <w:nsid w:val="4B506F2E"/>
    <w:multiLevelType w:val="hybridMultilevel"/>
    <w:tmpl w:val="2F6CC73E"/>
    <w:lvl w:ilvl="0" w:tplc="08981A26">
      <w:start w:val="1"/>
      <w:numFmt w:val="decimal"/>
      <w:lvlText w:val="%1."/>
      <w:lvlJc w:val="left"/>
      <w:pPr>
        <w:tabs>
          <w:tab w:val="num" w:pos="720"/>
        </w:tabs>
        <w:ind w:left="720" w:hanging="360"/>
      </w:pPr>
    </w:lvl>
    <w:lvl w:ilvl="1" w:tplc="7736B0DC" w:tentative="1">
      <w:start w:val="1"/>
      <w:numFmt w:val="decimal"/>
      <w:lvlText w:val="%2."/>
      <w:lvlJc w:val="left"/>
      <w:pPr>
        <w:tabs>
          <w:tab w:val="num" w:pos="1440"/>
        </w:tabs>
        <w:ind w:left="1440" w:hanging="360"/>
      </w:pPr>
    </w:lvl>
    <w:lvl w:ilvl="2" w:tplc="6142788E" w:tentative="1">
      <w:start w:val="1"/>
      <w:numFmt w:val="decimal"/>
      <w:lvlText w:val="%3."/>
      <w:lvlJc w:val="left"/>
      <w:pPr>
        <w:tabs>
          <w:tab w:val="num" w:pos="2160"/>
        </w:tabs>
        <w:ind w:left="2160" w:hanging="360"/>
      </w:pPr>
    </w:lvl>
    <w:lvl w:ilvl="3" w:tplc="67B2A44E" w:tentative="1">
      <w:start w:val="1"/>
      <w:numFmt w:val="decimal"/>
      <w:lvlText w:val="%4."/>
      <w:lvlJc w:val="left"/>
      <w:pPr>
        <w:tabs>
          <w:tab w:val="num" w:pos="2880"/>
        </w:tabs>
        <w:ind w:left="2880" w:hanging="360"/>
      </w:pPr>
    </w:lvl>
    <w:lvl w:ilvl="4" w:tplc="B55E7B7E" w:tentative="1">
      <w:start w:val="1"/>
      <w:numFmt w:val="decimal"/>
      <w:lvlText w:val="%5."/>
      <w:lvlJc w:val="left"/>
      <w:pPr>
        <w:tabs>
          <w:tab w:val="num" w:pos="3600"/>
        </w:tabs>
        <w:ind w:left="3600" w:hanging="360"/>
      </w:pPr>
    </w:lvl>
    <w:lvl w:ilvl="5" w:tplc="F2FEBE54" w:tentative="1">
      <w:start w:val="1"/>
      <w:numFmt w:val="decimal"/>
      <w:lvlText w:val="%6."/>
      <w:lvlJc w:val="left"/>
      <w:pPr>
        <w:tabs>
          <w:tab w:val="num" w:pos="4320"/>
        </w:tabs>
        <w:ind w:left="4320" w:hanging="360"/>
      </w:pPr>
    </w:lvl>
    <w:lvl w:ilvl="6" w:tplc="26ECA57A" w:tentative="1">
      <w:start w:val="1"/>
      <w:numFmt w:val="decimal"/>
      <w:lvlText w:val="%7."/>
      <w:lvlJc w:val="left"/>
      <w:pPr>
        <w:tabs>
          <w:tab w:val="num" w:pos="5040"/>
        </w:tabs>
        <w:ind w:left="5040" w:hanging="360"/>
      </w:pPr>
    </w:lvl>
    <w:lvl w:ilvl="7" w:tplc="B29A454C" w:tentative="1">
      <w:start w:val="1"/>
      <w:numFmt w:val="decimal"/>
      <w:lvlText w:val="%8."/>
      <w:lvlJc w:val="left"/>
      <w:pPr>
        <w:tabs>
          <w:tab w:val="num" w:pos="5760"/>
        </w:tabs>
        <w:ind w:left="5760" w:hanging="360"/>
      </w:pPr>
    </w:lvl>
    <w:lvl w:ilvl="8" w:tplc="E0827EBE" w:tentative="1">
      <w:start w:val="1"/>
      <w:numFmt w:val="decimal"/>
      <w:lvlText w:val="%9."/>
      <w:lvlJc w:val="left"/>
      <w:pPr>
        <w:tabs>
          <w:tab w:val="num" w:pos="6480"/>
        </w:tabs>
        <w:ind w:left="6480" w:hanging="360"/>
      </w:pPr>
    </w:lvl>
  </w:abstractNum>
  <w:abstractNum w:abstractNumId="11">
    <w:nsid w:val="4E346116"/>
    <w:multiLevelType w:val="multilevel"/>
    <w:tmpl w:val="FA3454DA"/>
    <w:lvl w:ilvl="0">
      <w:start w:val="1"/>
      <w:numFmt w:val="decimal"/>
      <w:lvlText w:val="%1."/>
      <w:lvlJc w:val="left"/>
      <w:pPr>
        <w:tabs>
          <w:tab w:val="num" w:pos="1004"/>
        </w:tabs>
        <w:ind w:left="1004" w:hanging="360"/>
      </w:pPr>
    </w:lvl>
    <w:lvl w:ilvl="1">
      <w:start w:val="1"/>
      <w:numFmt w:val="bullet"/>
      <w:lvlText w:val=""/>
      <w:lvlJc w:val="left"/>
      <w:pPr>
        <w:tabs>
          <w:tab w:val="num" w:pos="1724"/>
        </w:tabs>
        <w:ind w:left="1724" w:hanging="360"/>
      </w:pPr>
      <w:rPr>
        <w:rFonts w:ascii="Symbol" w:hAnsi="Symbol" w:hint="default"/>
        <w:sz w:val="20"/>
      </w:rPr>
    </w:lvl>
    <w:lvl w:ilvl="2" w:tentative="1">
      <w:start w:val="1"/>
      <w:numFmt w:val="decimal"/>
      <w:lvlText w:val="%3."/>
      <w:lvlJc w:val="left"/>
      <w:pPr>
        <w:tabs>
          <w:tab w:val="num" w:pos="2444"/>
        </w:tabs>
        <w:ind w:left="2444" w:hanging="360"/>
      </w:pPr>
    </w:lvl>
    <w:lvl w:ilvl="3" w:tentative="1">
      <w:start w:val="1"/>
      <w:numFmt w:val="decimal"/>
      <w:lvlText w:val="%4."/>
      <w:lvlJc w:val="left"/>
      <w:pPr>
        <w:tabs>
          <w:tab w:val="num" w:pos="3164"/>
        </w:tabs>
        <w:ind w:left="3164" w:hanging="360"/>
      </w:pPr>
    </w:lvl>
    <w:lvl w:ilvl="4" w:tentative="1">
      <w:start w:val="1"/>
      <w:numFmt w:val="decimal"/>
      <w:lvlText w:val="%5."/>
      <w:lvlJc w:val="left"/>
      <w:pPr>
        <w:tabs>
          <w:tab w:val="num" w:pos="3884"/>
        </w:tabs>
        <w:ind w:left="3884" w:hanging="360"/>
      </w:pPr>
    </w:lvl>
    <w:lvl w:ilvl="5" w:tentative="1">
      <w:start w:val="1"/>
      <w:numFmt w:val="decimal"/>
      <w:lvlText w:val="%6."/>
      <w:lvlJc w:val="left"/>
      <w:pPr>
        <w:tabs>
          <w:tab w:val="num" w:pos="4604"/>
        </w:tabs>
        <w:ind w:left="4604" w:hanging="360"/>
      </w:pPr>
    </w:lvl>
    <w:lvl w:ilvl="6" w:tentative="1">
      <w:start w:val="1"/>
      <w:numFmt w:val="decimal"/>
      <w:lvlText w:val="%7."/>
      <w:lvlJc w:val="left"/>
      <w:pPr>
        <w:tabs>
          <w:tab w:val="num" w:pos="5324"/>
        </w:tabs>
        <w:ind w:left="5324" w:hanging="360"/>
      </w:pPr>
    </w:lvl>
    <w:lvl w:ilvl="7" w:tentative="1">
      <w:start w:val="1"/>
      <w:numFmt w:val="decimal"/>
      <w:lvlText w:val="%8."/>
      <w:lvlJc w:val="left"/>
      <w:pPr>
        <w:tabs>
          <w:tab w:val="num" w:pos="6044"/>
        </w:tabs>
        <w:ind w:left="6044" w:hanging="360"/>
      </w:pPr>
    </w:lvl>
    <w:lvl w:ilvl="8" w:tentative="1">
      <w:start w:val="1"/>
      <w:numFmt w:val="decimal"/>
      <w:lvlText w:val="%9."/>
      <w:lvlJc w:val="left"/>
      <w:pPr>
        <w:tabs>
          <w:tab w:val="num" w:pos="6764"/>
        </w:tabs>
        <w:ind w:left="6764" w:hanging="360"/>
      </w:pPr>
    </w:lvl>
  </w:abstractNum>
  <w:abstractNum w:abstractNumId="12">
    <w:nsid w:val="4E6B1E74"/>
    <w:multiLevelType w:val="hybridMultilevel"/>
    <w:tmpl w:val="88C2113C"/>
    <w:lvl w:ilvl="0" w:tplc="2FECD6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7C0936"/>
    <w:multiLevelType w:val="hybridMultilevel"/>
    <w:tmpl w:val="3320B2B6"/>
    <w:lvl w:ilvl="0" w:tplc="DF5C8B9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11"/>
  </w:num>
  <w:num w:numId="2">
    <w:abstractNumId w:val="6"/>
  </w:num>
  <w:num w:numId="3">
    <w:abstractNumId w:val="1"/>
  </w:num>
  <w:num w:numId="4">
    <w:abstractNumId w:val="5"/>
  </w:num>
  <w:num w:numId="5">
    <w:abstractNumId w:val="0"/>
  </w:num>
  <w:num w:numId="6">
    <w:abstractNumId w:val="12"/>
  </w:num>
  <w:num w:numId="7">
    <w:abstractNumId w:val="2"/>
  </w:num>
  <w:num w:numId="8">
    <w:abstractNumId w:val="10"/>
  </w:num>
  <w:num w:numId="9">
    <w:abstractNumId w:val="8"/>
  </w:num>
  <w:num w:numId="10">
    <w:abstractNumId w:val="4"/>
  </w:num>
  <w:num w:numId="11">
    <w:abstractNumId w:val="7"/>
  </w:num>
  <w:num w:numId="12">
    <w:abstractNumId w:val="13"/>
  </w:num>
  <w:num w:numId="13">
    <w:abstractNumId w:val="9"/>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8E5DD7"/>
    <w:rsid w:val="00015153"/>
    <w:rsid w:val="000402C3"/>
    <w:rsid w:val="000C398E"/>
    <w:rsid w:val="000D1BE2"/>
    <w:rsid w:val="001F43B8"/>
    <w:rsid w:val="002E02D9"/>
    <w:rsid w:val="00373C89"/>
    <w:rsid w:val="003A1E02"/>
    <w:rsid w:val="004820A0"/>
    <w:rsid w:val="004D57F4"/>
    <w:rsid w:val="00510414"/>
    <w:rsid w:val="00553C15"/>
    <w:rsid w:val="00661E7E"/>
    <w:rsid w:val="00680355"/>
    <w:rsid w:val="00714BD0"/>
    <w:rsid w:val="00783CB8"/>
    <w:rsid w:val="008E5DD7"/>
    <w:rsid w:val="00A223E1"/>
    <w:rsid w:val="00B25765"/>
    <w:rsid w:val="00BB7E41"/>
    <w:rsid w:val="00D1092E"/>
    <w:rsid w:val="00D45F1E"/>
    <w:rsid w:val="00DC6AA6"/>
    <w:rsid w:val="00F755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E7E"/>
  </w:style>
  <w:style w:type="paragraph" w:styleId="Heading1">
    <w:name w:val="heading 1"/>
    <w:basedOn w:val="Normal"/>
    <w:link w:val="Heading1Char"/>
    <w:uiPriority w:val="9"/>
    <w:qFormat/>
    <w:rsid w:val="008E5D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E5D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E5DD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E5DD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D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E5DD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E5DD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E5DD7"/>
    <w:rPr>
      <w:rFonts w:ascii="Times New Roman" w:eastAsia="Times New Roman" w:hAnsi="Times New Roman" w:cs="Times New Roman"/>
      <w:b/>
      <w:bCs/>
      <w:sz w:val="20"/>
      <w:szCs w:val="20"/>
    </w:rPr>
  </w:style>
  <w:style w:type="paragraph" w:customStyle="1" w:styleId="post-body">
    <w:name w:val="post-body"/>
    <w:basedOn w:val="Normal"/>
    <w:rsid w:val="008E5DD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E5D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5DD7"/>
    <w:rPr>
      <w:color w:val="0000FF"/>
      <w:u w:val="single"/>
    </w:rPr>
  </w:style>
  <w:style w:type="paragraph" w:customStyle="1" w:styleId="separator">
    <w:name w:val="separator"/>
    <w:basedOn w:val="Normal"/>
    <w:rsid w:val="008E5D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E5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DD7"/>
    <w:rPr>
      <w:rFonts w:ascii="Tahoma" w:hAnsi="Tahoma" w:cs="Tahoma"/>
      <w:sz w:val="16"/>
      <w:szCs w:val="16"/>
    </w:rPr>
  </w:style>
  <w:style w:type="character" w:customStyle="1" w:styleId="ata-controlscomplain-btn">
    <w:name w:val="ata-controls__complain-btn"/>
    <w:basedOn w:val="DefaultParagraphFont"/>
    <w:rsid w:val="008E5DD7"/>
  </w:style>
  <w:style w:type="character" w:customStyle="1" w:styleId="skimlinks-unlinked">
    <w:name w:val="skimlinks-unlinked"/>
    <w:basedOn w:val="DefaultParagraphFont"/>
    <w:rsid w:val="008E5DD7"/>
  </w:style>
  <w:style w:type="paragraph" w:styleId="ListParagraph">
    <w:name w:val="List Paragraph"/>
    <w:basedOn w:val="Normal"/>
    <w:uiPriority w:val="34"/>
    <w:qFormat/>
    <w:rsid w:val="00714BD0"/>
    <w:pPr>
      <w:ind w:left="720"/>
      <w:contextualSpacing/>
    </w:pPr>
  </w:style>
  <w:style w:type="character" w:styleId="Strong">
    <w:name w:val="Strong"/>
    <w:basedOn w:val="DefaultParagraphFont"/>
    <w:uiPriority w:val="22"/>
    <w:qFormat/>
    <w:rsid w:val="00373C89"/>
    <w:rPr>
      <w:b/>
      <w:bCs/>
    </w:rPr>
  </w:style>
</w:styles>
</file>

<file path=word/webSettings.xml><?xml version="1.0" encoding="utf-8"?>
<w:webSettings xmlns:r="http://schemas.openxmlformats.org/officeDocument/2006/relationships" xmlns:w="http://schemas.openxmlformats.org/wordprocessingml/2006/main">
  <w:divs>
    <w:div w:id="459498095">
      <w:bodyDiv w:val="1"/>
      <w:marLeft w:val="0"/>
      <w:marRight w:val="0"/>
      <w:marTop w:val="0"/>
      <w:marBottom w:val="0"/>
      <w:divBdr>
        <w:top w:val="none" w:sz="0" w:space="0" w:color="auto"/>
        <w:left w:val="none" w:sz="0" w:space="0" w:color="auto"/>
        <w:bottom w:val="none" w:sz="0" w:space="0" w:color="auto"/>
        <w:right w:val="none" w:sz="0" w:space="0" w:color="auto"/>
      </w:divBdr>
    </w:div>
    <w:div w:id="466095185">
      <w:bodyDiv w:val="1"/>
      <w:marLeft w:val="0"/>
      <w:marRight w:val="0"/>
      <w:marTop w:val="0"/>
      <w:marBottom w:val="0"/>
      <w:divBdr>
        <w:top w:val="none" w:sz="0" w:space="0" w:color="auto"/>
        <w:left w:val="none" w:sz="0" w:space="0" w:color="auto"/>
        <w:bottom w:val="none" w:sz="0" w:space="0" w:color="auto"/>
        <w:right w:val="none" w:sz="0" w:space="0" w:color="auto"/>
      </w:divBdr>
    </w:div>
    <w:div w:id="605385687">
      <w:bodyDiv w:val="1"/>
      <w:marLeft w:val="0"/>
      <w:marRight w:val="0"/>
      <w:marTop w:val="0"/>
      <w:marBottom w:val="0"/>
      <w:divBdr>
        <w:top w:val="none" w:sz="0" w:space="0" w:color="auto"/>
        <w:left w:val="none" w:sz="0" w:space="0" w:color="auto"/>
        <w:bottom w:val="none" w:sz="0" w:space="0" w:color="auto"/>
        <w:right w:val="none" w:sz="0" w:space="0" w:color="auto"/>
      </w:divBdr>
    </w:div>
    <w:div w:id="737096016">
      <w:bodyDiv w:val="1"/>
      <w:marLeft w:val="0"/>
      <w:marRight w:val="0"/>
      <w:marTop w:val="0"/>
      <w:marBottom w:val="0"/>
      <w:divBdr>
        <w:top w:val="none" w:sz="0" w:space="0" w:color="auto"/>
        <w:left w:val="none" w:sz="0" w:space="0" w:color="auto"/>
        <w:bottom w:val="none" w:sz="0" w:space="0" w:color="auto"/>
        <w:right w:val="none" w:sz="0" w:space="0" w:color="auto"/>
      </w:divBdr>
    </w:div>
    <w:div w:id="862864236">
      <w:bodyDiv w:val="1"/>
      <w:marLeft w:val="0"/>
      <w:marRight w:val="0"/>
      <w:marTop w:val="0"/>
      <w:marBottom w:val="0"/>
      <w:divBdr>
        <w:top w:val="none" w:sz="0" w:space="0" w:color="auto"/>
        <w:left w:val="none" w:sz="0" w:space="0" w:color="auto"/>
        <w:bottom w:val="none" w:sz="0" w:space="0" w:color="auto"/>
        <w:right w:val="none" w:sz="0" w:space="0" w:color="auto"/>
      </w:divBdr>
    </w:div>
    <w:div w:id="954752309">
      <w:bodyDiv w:val="1"/>
      <w:marLeft w:val="0"/>
      <w:marRight w:val="0"/>
      <w:marTop w:val="0"/>
      <w:marBottom w:val="0"/>
      <w:divBdr>
        <w:top w:val="none" w:sz="0" w:space="0" w:color="auto"/>
        <w:left w:val="none" w:sz="0" w:space="0" w:color="auto"/>
        <w:bottom w:val="none" w:sz="0" w:space="0" w:color="auto"/>
        <w:right w:val="none" w:sz="0" w:space="0" w:color="auto"/>
      </w:divBdr>
      <w:divsChild>
        <w:div w:id="328991836">
          <w:marLeft w:val="806"/>
          <w:marRight w:val="0"/>
          <w:marTop w:val="134"/>
          <w:marBottom w:val="0"/>
          <w:divBdr>
            <w:top w:val="none" w:sz="0" w:space="0" w:color="auto"/>
            <w:left w:val="none" w:sz="0" w:space="0" w:color="auto"/>
            <w:bottom w:val="none" w:sz="0" w:space="0" w:color="auto"/>
            <w:right w:val="none" w:sz="0" w:space="0" w:color="auto"/>
          </w:divBdr>
        </w:div>
      </w:divsChild>
    </w:div>
    <w:div w:id="959920940">
      <w:bodyDiv w:val="1"/>
      <w:marLeft w:val="0"/>
      <w:marRight w:val="0"/>
      <w:marTop w:val="0"/>
      <w:marBottom w:val="0"/>
      <w:divBdr>
        <w:top w:val="none" w:sz="0" w:space="0" w:color="auto"/>
        <w:left w:val="none" w:sz="0" w:space="0" w:color="auto"/>
        <w:bottom w:val="none" w:sz="0" w:space="0" w:color="auto"/>
        <w:right w:val="none" w:sz="0" w:space="0" w:color="auto"/>
      </w:divBdr>
      <w:divsChild>
        <w:div w:id="1914124208">
          <w:marLeft w:val="806"/>
          <w:marRight w:val="0"/>
          <w:marTop w:val="125"/>
          <w:marBottom w:val="0"/>
          <w:divBdr>
            <w:top w:val="none" w:sz="0" w:space="0" w:color="auto"/>
            <w:left w:val="none" w:sz="0" w:space="0" w:color="auto"/>
            <w:bottom w:val="none" w:sz="0" w:space="0" w:color="auto"/>
            <w:right w:val="none" w:sz="0" w:space="0" w:color="auto"/>
          </w:divBdr>
        </w:div>
        <w:div w:id="1784693831">
          <w:marLeft w:val="806"/>
          <w:marRight w:val="0"/>
          <w:marTop w:val="125"/>
          <w:marBottom w:val="0"/>
          <w:divBdr>
            <w:top w:val="none" w:sz="0" w:space="0" w:color="auto"/>
            <w:left w:val="none" w:sz="0" w:space="0" w:color="auto"/>
            <w:bottom w:val="none" w:sz="0" w:space="0" w:color="auto"/>
            <w:right w:val="none" w:sz="0" w:space="0" w:color="auto"/>
          </w:divBdr>
        </w:div>
        <w:div w:id="50661053">
          <w:marLeft w:val="806"/>
          <w:marRight w:val="0"/>
          <w:marTop w:val="125"/>
          <w:marBottom w:val="0"/>
          <w:divBdr>
            <w:top w:val="none" w:sz="0" w:space="0" w:color="auto"/>
            <w:left w:val="none" w:sz="0" w:space="0" w:color="auto"/>
            <w:bottom w:val="none" w:sz="0" w:space="0" w:color="auto"/>
            <w:right w:val="none" w:sz="0" w:space="0" w:color="auto"/>
          </w:divBdr>
        </w:div>
        <w:div w:id="192883404">
          <w:marLeft w:val="806"/>
          <w:marRight w:val="0"/>
          <w:marTop w:val="125"/>
          <w:marBottom w:val="0"/>
          <w:divBdr>
            <w:top w:val="none" w:sz="0" w:space="0" w:color="auto"/>
            <w:left w:val="none" w:sz="0" w:space="0" w:color="auto"/>
            <w:bottom w:val="none" w:sz="0" w:space="0" w:color="auto"/>
            <w:right w:val="none" w:sz="0" w:space="0" w:color="auto"/>
          </w:divBdr>
        </w:div>
        <w:div w:id="1814640435">
          <w:marLeft w:val="806"/>
          <w:marRight w:val="0"/>
          <w:marTop w:val="125"/>
          <w:marBottom w:val="0"/>
          <w:divBdr>
            <w:top w:val="none" w:sz="0" w:space="0" w:color="auto"/>
            <w:left w:val="none" w:sz="0" w:space="0" w:color="auto"/>
            <w:bottom w:val="none" w:sz="0" w:space="0" w:color="auto"/>
            <w:right w:val="none" w:sz="0" w:space="0" w:color="auto"/>
          </w:divBdr>
        </w:div>
      </w:divsChild>
    </w:div>
    <w:div w:id="1298603214">
      <w:bodyDiv w:val="1"/>
      <w:marLeft w:val="0"/>
      <w:marRight w:val="0"/>
      <w:marTop w:val="0"/>
      <w:marBottom w:val="0"/>
      <w:divBdr>
        <w:top w:val="none" w:sz="0" w:space="0" w:color="auto"/>
        <w:left w:val="none" w:sz="0" w:space="0" w:color="auto"/>
        <w:bottom w:val="none" w:sz="0" w:space="0" w:color="auto"/>
        <w:right w:val="none" w:sz="0" w:space="0" w:color="auto"/>
      </w:divBdr>
    </w:div>
    <w:div w:id="1486236769">
      <w:bodyDiv w:val="1"/>
      <w:marLeft w:val="0"/>
      <w:marRight w:val="0"/>
      <w:marTop w:val="0"/>
      <w:marBottom w:val="0"/>
      <w:divBdr>
        <w:top w:val="none" w:sz="0" w:space="0" w:color="auto"/>
        <w:left w:val="none" w:sz="0" w:space="0" w:color="auto"/>
        <w:bottom w:val="none" w:sz="0" w:space="0" w:color="auto"/>
        <w:right w:val="none" w:sz="0" w:space="0" w:color="auto"/>
      </w:divBdr>
    </w:div>
    <w:div w:id="1618368349">
      <w:bodyDiv w:val="1"/>
      <w:marLeft w:val="0"/>
      <w:marRight w:val="0"/>
      <w:marTop w:val="0"/>
      <w:marBottom w:val="0"/>
      <w:divBdr>
        <w:top w:val="none" w:sz="0" w:space="0" w:color="auto"/>
        <w:left w:val="none" w:sz="0" w:space="0" w:color="auto"/>
        <w:bottom w:val="none" w:sz="0" w:space="0" w:color="auto"/>
        <w:right w:val="none" w:sz="0" w:space="0" w:color="auto"/>
      </w:divBdr>
      <w:divsChild>
        <w:div w:id="1067070060">
          <w:marLeft w:val="806"/>
          <w:marRight w:val="0"/>
          <w:marTop w:val="106"/>
          <w:marBottom w:val="0"/>
          <w:divBdr>
            <w:top w:val="none" w:sz="0" w:space="0" w:color="auto"/>
            <w:left w:val="none" w:sz="0" w:space="0" w:color="auto"/>
            <w:bottom w:val="none" w:sz="0" w:space="0" w:color="auto"/>
            <w:right w:val="none" w:sz="0" w:space="0" w:color="auto"/>
          </w:divBdr>
        </w:div>
        <w:div w:id="1918511992">
          <w:marLeft w:val="806"/>
          <w:marRight w:val="0"/>
          <w:marTop w:val="106"/>
          <w:marBottom w:val="0"/>
          <w:divBdr>
            <w:top w:val="none" w:sz="0" w:space="0" w:color="auto"/>
            <w:left w:val="none" w:sz="0" w:space="0" w:color="auto"/>
            <w:bottom w:val="none" w:sz="0" w:space="0" w:color="auto"/>
            <w:right w:val="none" w:sz="0" w:space="0" w:color="auto"/>
          </w:divBdr>
        </w:div>
        <w:div w:id="966544315">
          <w:marLeft w:val="806"/>
          <w:marRight w:val="0"/>
          <w:marTop w:val="106"/>
          <w:marBottom w:val="0"/>
          <w:divBdr>
            <w:top w:val="none" w:sz="0" w:space="0" w:color="auto"/>
            <w:left w:val="none" w:sz="0" w:space="0" w:color="auto"/>
            <w:bottom w:val="none" w:sz="0" w:space="0" w:color="auto"/>
            <w:right w:val="none" w:sz="0" w:space="0" w:color="auto"/>
          </w:divBdr>
        </w:div>
      </w:divsChild>
    </w:div>
    <w:div w:id="1761372907">
      <w:bodyDiv w:val="1"/>
      <w:marLeft w:val="0"/>
      <w:marRight w:val="0"/>
      <w:marTop w:val="0"/>
      <w:marBottom w:val="0"/>
      <w:divBdr>
        <w:top w:val="none" w:sz="0" w:space="0" w:color="auto"/>
        <w:left w:val="none" w:sz="0" w:space="0" w:color="auto"/>
        <w:bottom w:val="none" w:sz="0" w:space="0" w:color="auto"/>
        <w:right w:val="none" w:sz="0" w:space="0" w:color="auto"/>
      </w:divBdr>
      <w:divsChild>
        <w:div w:id="964970240">
          <w:marLeft w:val="806"/>
          <w:marRight w:val="0"/>
          <w:marTop w:val="106"/>
          <w:marBottom w:val="0"/>
          <w:divBdr>
            <w:top w:val="none" w:sz="0" w:space="0" w:color="auto"/>
            <w:left w:val="none" w:sz="0" w:space="0" w:color="auto"/>
            <w:bottom w:val="none" w:sz="0" w:space="0" w:color="auto"/>
            <w:right w:val="none" w:sz="0" w:space="0" w:color="auto"/>
          </w:divBdr>
        </w:div>
      </w:divsChild>
    </w:div>
    <w:div w:id="1786146645">
      <w:bodyDiv w:val="1"/>
      <w:marLeft w:val="0"/>
      <w:marRight w:val="0"/>
      <w:marTop w:val="0"/>
      <w:marBottom w:val="0"/>
      <w:divBdr>
        <w:top w:val="none" w:sz="0" w:space="0" w:color="auto"/>
        <w:left w:val="none" w:sz="0" w:space="0" w:color="auto"/>
        <w:bottom w:val="none" w:sz="0" w:space="0" w:color="auto"/>
        <w:right w:val="none" w:sz="0" w:space="0" w:color="auto"/>
      </w:divBdr>
      <w:divsChild>
        <w:div w:id="1492602818">
          <w:blockQuote w:val="1"/>
          <w:marLeft w:val="480"/>
          <w:marRight w:val="480"/>
          <w:marTop w:val="360"/>
          <w:marBottom w:val="360"/>
          <w:divBdr>
            <w:top w:val="none" w:sz="0" w:space="0" w:color="auto"/>
            <w:left w:val="none" w:sz="0" w:space="0" w:color="auto"/>
            <w:bottom w:val="none" w:sz="0" w:space="0" w:color="auto"/>
            <w:right w:val="none" w:sz="0" w:space="0" w:color="auto"/>
          </w:divBdr>
        </w:div>
      </w:divsChild>
    </w:div>
    <w:div w:id="1906067894">
      <w:bodyDiv w:val="1"/>
      <w:marLeft w:val="0"/>
      <w:marRight w:val="0"/>
      <w:marTop w:val="0"/>
      <w:marBottom w:val="0"/>
      <w:divBdr>
        <w:top w:val="none" w:sz="0" w:space="0" w:color="auto"/>
        <w:left w:val="none" w:sz="0" w:space="0" w:color="auto"/>
        <w:bottom w:val="none" w:sz="0" w:space="0" w:color="auto"/>
        <w:right w:val="none" w:sz="0" w:space="0" w:color="auto"/>
      </w:divBdr>
      <w:divsChild>
        <w:div w:id="1965427969">
          <w:marLeft w:val="0"/>
          <w:marRight w:val="0"/>
          <w:marTop w:val="0"/>
          <w:marBottom w:val="0"/>
          <w:divBdr>
            <w:top w:val="none" w:sz="0" w:space="0" w:color="D1D1D1"/>
            <w:left w:val="none" w:sz="0" w:space="0" w:color="D1D1D1"/>
            <w:bottom w:val="none" w:sz="0" w:space="0" w:color="D1D1D1"/>
            <w:right w:val="none" w:sz="0" w:space="0" w:color="D1D1D1"/>
          </w:divBdr>
          <w:divsChild>
            <w:div w:id="1691682062">
              <w:blockQuote w:val="1"/>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947424699">
      <w:bodyDiv w:val="1"/>
      <w:marLeft w:val="0"/>
      <w:marRight w:val="0"/>
      <w:marTop w:val="0"/>
      <w:marBottom w:val="0"/>
      <w:divBdr>
        <w:top w:val="none" w:sz="0" w:space="0" w:color="auto"/>
        <w:left w:val="none" w:sz="0" w:space="0" w:color="auto"/>
        <w:bottom w:val="none" w:sz="0" w:space="0" w:color="auto"/>
        <w:right w:val="none" w:sz="0" w:space="0" w:color="auto"/>
      </w:divBdr>
      <w:divsChild>
        <w:div w:id="406221958">
          <w:marLeft w:val="806"/>
          <w:marRight w:val="0"/>
          <w:marTop w:val="110"/>
          <w:marBottom w:val="0"/>
          <w:divBdr>
            <w:top w:val="none" w:sz="0" w:space="0" w:color="auto"/>
            <w:left w:val="none" w:sz="0" w:space="0" w:color="auto"/>
            <w:bottom w:val="none" w:sz="0" w:space="0" w:color="auto"/>
            <w:right w:val="none" w:sz="0" w:space="0" w:color="auto"/>
          </w:divBdr>
        </w:div>
        <w:div w:id="1661621336">
          <w:marLeft w:val="806"/>
          <w:marRight w:val="0"/>
          <w:marTop w:val="110"/>
          <w:marBottom w:val="0"/>
          <w:divBdr>
            <w:top w:val="none" w:sz="0" w:space="0" w:color="auto"/>
            <w:left w:val="none" w:sz="0" w:space="0" w:color="auto"/>
            <w:bottom w:val="none" w:sz="0" w:space="0" w:color="auto"/>
            <w:right w:val="none" w:sz="0" w:space="0" w:color="auto"/>
          </w:divBdr>
        </w:div>
        <w:div w:id="1688409846">
          <w:marLeft w:val="806"/>
          <w:marRight w:val="0"/>
          <w:marTop w:val="110"/>
          <w:marBottom w:val="0"/>
          <w:divBdr>
            <w:top w:val="none" w:sz="0" w:space="0" w:color="auto"/>
            <w:left w:val="none" w:sz="0" w:space="0" w:color="auto"/>
            <w:bottom w:val="none" w:sz="0" w:space="0" w:color="auto"/>
            <w:right w:val="none" w:sz="0" w:space="0" w:color="auto"/>
          </w:divBdr>
        </w:div>
      </w:divsChild>
    </w:div>
    <w:div w:id="211216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ahlatunsitiblog.files.wordpress.com/2017/06/27cf6-powerpoint2013-121.png" TargetMode="External"/><Relationship Id="rId18" Type="http://schemas.openxmlformats.org/officeDocument/2006/relationships/hyperlink" Target="http://lh4.ggpht.com/-MnLoHULKfaA/TmEYdaJJlkI/AAAAAAAABxk/T_50xX0-wcA/s1600-h/changethemecolor19.png" TargetMode="External"/><Relationship Id="rId26" Type="http://schemas.openxmlformats.org/officeDocument/2006/relationships/hyperlink" Target="http://umardanny.com/wp-content/uploads/2015/08/multiple-thema-slide4.jpg"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2.bp.blogspot.com/-GAAd2xJ7l8c/U6GBRXaSAsI/AAAAAAAAMlM/al8DEO68BM4/s1600/PowerPoint2013-119.png"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lh4.ggpht.com/-oXJUcliIZLI/TmEYSqSo2AI/AAAAAAAABxc/qspSs-J6mS8/s1600-h/changetheme5.png" TargetMode="External"/><Relationship Id="rId20" Type="http://schemas.openxmlformats.org/officeDocument/2006/relationships/hyperlink" Target="http://umardanny.com/wp-content/uploads/2015/08/multiple-thema-slide1.jpg"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ahlatunsitiblog.files.wordpress.com/2017/06/7b559-powerpoint2013-120-2.png" TargetMode="External"/><Relationship Id="rId24" Type="http://schemas.openxmlformats.org/officeDocument/2006/relationships/hyperlink" Target="http://umardanny.com/wp-content/uploads/2015/08/multiple-thema-slide3.jpg" TargetMode="External"/><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tutor-powerpoint.blogspot.com/" TargetMode="External"/><Relationship Id="rId23" Type="http://schemas.openxmlformats.org/officeDocument/2006/relationships/image" Target="media/image10.jpeg"/><Relationship Id="rId28" Type="http://schemas.openxmlformats.org/officeDocument/2006/relationships/hyperlink" Target="http://umardanny.com/wp-content/uploads/2015/08/multiple-thema-slide-finish.jpg"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sahlatunsitiblog.files.wordpress.com/2017/06/185f7-powerpoint2013-120-1.png" TargetMode="External"/><Relationship Id="rId14" Type="http://schemas.openxmlformats.org/officeDocument/2006/relationships/image" Target="media/image6.png"/><Relationship Id="rId22" Type="http://schemas.openxmlformats.org/officeDocument/2006/relationships/hyperlink" Target="http://umardanny.com/wp-content/uploads/2015/08/multiple-thema-slide2.jpg"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3082</TotalTime>
  <Pages>11</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sunarsih.sunarsih</dc:creator>
  <cp:lastModifiedBy>sunarsih.sunarsih</cp:lastModifiedBy>
  <cp:revision>7</cp:revision>
  <dcterms:created xsi:type="dcterms:W3CDTF">2019-09-05T15:10:00Z</dcterms:created>
  <dcterms:modified xsi:type="dcterms:W3CDTF">2019-09-08T10:07:00Z</dcterms:modified>
</cp:coreProperties>
</file>